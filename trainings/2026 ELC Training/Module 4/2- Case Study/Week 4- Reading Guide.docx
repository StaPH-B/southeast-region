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949764" w14:textId="77777777" w:rsidR="003C43A2" w:rsidRPr="003C43A2" w:rsidRDefault="003C43A2" w:rsidP="003C43A2">
      <w:pPr>
        <w:spacing w:after="0" w:line="240" w:lineRule="auto"/>
        <w:jc w:val="center"/>
        <w:rPr>
          <w:rFonts w:ascii="Arial" w:eastAsia="Times New Roman" w:hAnsi="Arial" w:cs="Arial"/>
          <w:color w:val="1F1F1F"/>
          <w:kern w:val="0"/>
          <w:sz w:val="32"/>
          <w:szCs w:val="32"/>
          <w14:ligatures w14:val="none"/>
        </w:rPr>
      </w:pPr>
      <w:r w:rsidRPr="003C43A2">
        <w:rPr>
          <w:rFonts w:ascii="Arial" w:eastAsia="Times New Roman" w:hAnsi="Arial" w:cs="Arial"/>
          <w:b/>
          <w:bCs/>
          <w:color w:val="1F1F1F"/>
          <w:kern w:val="0"/>
          <w:sz w:val="32"/>
          <w:szCs w:val="32"/>
          <w:bdr w:val="none" w:sz="0" w:space="0" w:color="auto" w:frame="1"/>
          <w14:ligatures w14:val="none"/>
        </w:rPr>
        <w:t>Week 4 Reading Guide</w:t>
      </w:r>
    </w:p>
    <w:p w14:paraId="3B808CAD" w14:textId="77777777" w:rsidR="003C43A2" w:rsidRPr="003C43A2" w:rsidRDefault="003C43A2" w:rsidP="003C43A2">
      <w:pPr>
        <w:spacing w:after="0" w:line="240" w:lineRule="auto"/>
        <w:rPr>
          <w:rFonts w:ascii="Arial" w:eastAsia="Times New Roman" w:hAnsi="Arial" w:cs="Arial"/>
          <w:color w:val="1F1F1F"/>
          <w:kern w:val="0"/>
          <w14:ligatures w14:val="none"/>
        </w:rPr>
      </w:pPr>
    </w:p>
    <w:p w14:paraId="4DA1AF46" w14:textId="77777777" w:rsidR="003C43A2" w:rsidRPr="003C43A2" w:rsidRDefault="003C43A2" w:rsidP="003C43A2">
      <w:pPr>
        <w:spacing w:after="0" w:line="240" w:lineRule="auto"/>
        <w:jc w:val="center"/>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Genomic surveillance elucidates Ebola virus origin and transmission during the 2014 outbreak</w:t>
      </w:r>
    </w:p>
    <w:p w14:paraId="4ECDF5E2" w14:textId="77777777" w:rsidR="003C43A2" w:rsidRPr="003C43A2" w:rsidRDefault="003C43A2" w:rsidP="003C43A2">
      <w:pPr>
        <w:spacing w:after="0" w:line="240" w:lineRule="auto"/>
        <w:jc w:val="center"/>
        <w:rPr>
          <w:rFonts w:ascii="Arial" w:eastAsia="Times New Roman" w:hAnsi="Arial" w:cs="Arial"/>
          <w:color w:val="1F1F1F"/>
          <w:kern w:val="0"/>
          <w14:ligatures w14:val="none"/>
        </w:rPr>
      </w:pPr>
    </w:p>
    <w:p w14:paraId="4E5EB6B1" w14:textId="04885387" w:rsidR="003C43A2" w:rsidRPr="003C43A2" w:rsidRDefault="003C43A2" w:rsidP="003C43A2">
      <w:pPr>
        <w:spacing w:after="0" w:line="240" w:lineRule="auto"/>
        <w:jc w:val="center"/>
        <w:rPr>
          <w:rFonts w:ascii="Arial" w:eastAsia="Times New Roman" w:hAnsi="Arial" w:cs="Arial"/>
          <w:color w:val="1F1F1F"/>
          <w:kern w:val="0"/>
          <w14:ligatures w14:val="none"/>
        </w:rPr>
      </w:pPr>
      <w:r w:rsidRPr="003C43A2">
        <w:rPr>
          <w:rFonts w:ascii="Arial" w:eastAsia="Times New Roman" w:hAnsi="Arial" w:cs="Arial"/>
          <w:i/>
          <w:iCs/>
          <w:color w:val="1F1F1F"/>
          <w:kern w:val="0"/>
          <w:bdr w:val="none" w:sz="0" w:space="0" w:color="auto" w:frame="1"/>
          <w14:ligatures w14:val="none"/>
        </w:rPr>
        <w:t>Gire et al., Science (2014)</w:t>
      </w:r>
    </w:p>
    <w:p w14:paraId="22938B1B"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14:ligatures w14:val="none"/>
        </w:rPr>
        <w:br/>
      </w:r>
    </w:p>
    <w:p w14:paraId="114C4661" w14:textId="77777777" w:rsidR="003C43A2" w:rsidRPr="003C43A2" w:rsidRDefault="003C43A2" w:rsidP="003C43A2">
      <w:pPr>
        <w:spacing w:after="0" w:line="240" w:lineRule="auto"/>
        <w:outlineLvl w:val="1"/>
        <w:rPr>
          <w:rFonts w:ascii="Arial" w:eastAsia="Times New Roman" w:hAnsi="Arial" w:cs="Arial"/>
          <w:b/>
          <w:bCs/>
          <w:color w:val="1F1F1F"/>
          <w:kern w:val="0"/>
          <w:sz w:val="36"/>
          <w:szCs w:val="36"/>
          <w14:ligatures w14:val="none"/>
        </w:rPr>
      </w:pPr>
      <w:r w:rsidRPr="003C43A2">
        <w:rPr>
          <w:rFonts w:ascii="Arial" w:eastAsia="Times New Roman" w:hAnsi="Arial" w:cs="Arial"/>
          <w:b/>
          <w:bCs/>
          <w:color w:val="1F1F1F"/>
          <w:kern w:val="0"/>
          <w:sz w:val="36"/>
          <w:szCs w:val="36"/>
          <w14:ligatures w14:val="none"/>
        </w:rPr>
        <w:t>1. Jargon Dictionary</w:t>
      </w:r>
    </w:p>
    <w:tbl>
      <w:tblPr>
        <w:tblW w:w="0" w:type="auto"/>
        <w:tblCellSpacing w:w="15" w:type="dxa"/>
        <w:tblCellMar>
          <w:left w:w="0" w:type="dxa"/>
          <w:right w:w="0" w:type="dxa"/>
        </w:tblCellMar>
        <w:tblLook w:val="04A0" w:firstRow="1" w:lastRow="0" w:firstColumn="1" w:lastColumn="0" w:noHBand="0" w:noVBand="1"/>
      </w:tblPr>
      <w:tblGrid>
        <w:gridCol w:w="1922"/>
        <w:gridCol w:w="1968"/>
        <w:gridCol w:w="2417"/>
        <w:gridCol w:w="2677"/>
      </w:tblGrid>
      <w:tr w:rsidR="003C43A2" w:rsidRPr="003C43A2" w14:paraId="4871747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4BA3A"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Term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90562"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Field of Origin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050EC"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Plain-Language 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D6325"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Public Health Relevance</w:t>
            </w:r>
          </w:p>
        </w:tc>
      </w:tr>
      <w:tr w:rsidR="003C43A2" w:rsidRPr="003C43A2" w14:paraId="2D707E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E7E0E" w14:textId="77777777" w:rsidR="003C43A2" w:rsidRPr="003C43A2" w:rsidRDefault="003C43A2" w:rsidP="003C43A2">
            <w:pPr>
              <w:spacing w:after="0" w:line="240" w:lineRule="auto"/>
              <w:rPr>
                <w:rFonts w:ascii="Arial" w:eastAsia="Times New Roman" w:hAnsi="Arial" w:cs="Arial"/>
                <w:color w:val="1F1F1F"/>
                <w:kern w:val="0"/>
                <w14:ligatures w14:val="none"/>
              </w:rPr>
            </w:pPr>
            <w:proofErr w:type="spellStart"/>
            <w:r w:rsidRPr="003C43A2">
              <w:rPr>
                <w:rFonts w:ascii="Arial" w:eastAsia="Times New Roman" w:hAnsi="Arial" w:cs="Arial"/>
                <w:b/>
                <w:bCs/>
                <w:color w:val="1F1F1F"/>
                <w:kern w:val="0"/>
                <w:bdr w:val="none" w:sz="0" w:space="0" w:color="auto" w:frame="1"/>
                <w14:ligatures w14:val="none"/>
              </w:rPr>
              <w:t>Intrahost</w:t>
            </w:r>
            <w:proofErr w:type="spellEnd"/>
            <w:r w:rsidRPr="003C43A2">
              <w:rPr>
                <w:rFonts w:ascii="Arial" w:eastAsia="Times New Roman" w:hAnsi="Arial" w:cs="Arial"/>
                <w:b/>
                <w:bCs/>
                <w:color w:val="1F1F1F"/>
                <w:kern w:val="0"/>
                <w:bdr w:val="none" w:sz="0" w:space="0" w:color="auto" w:frame="1"/>
                <w14:ligatures w14:val="none"/>
              </w:rPr>
              <w:t xml:space="preserve"> Single-Nucleotide Variant (</w:t>
            </w:r>
            <w:proofErr w:type="spellStart"/>
            <w:r w:rsidRPr="003C43A2">
              <w:rPr>
                <w:rFonts w:ascii="Arial" w:eastAsia="Times New Roman" w:hAnsi="Arial" w:cs="Arial"/>
                <w:b/>
                <w:bCs/>
                <w:color w:val="1F1F1F"/>
                <w:kern w:val="0"/>
                <w:bdr w:val="none" w:sz="0" w:space="0" w:color="auto" w:frame="1"/>
                <w14:ligatures w14:val="none"/>
              </w:rPr>
              <w:t>iSNV</w:t>
            </w:r>
            <w:proofErr w:type="spellEnd"/>
            <w:r w:rsidRPr="003C43A2">
              <w:rPr>
                <w:rFonts w:ascii="Arial" w:eastAsia="Times New Roman" w:hAnsi="Arial" w:cs="Arial"/>
                <w:b/>
                <w:bCs/>
                <w:color w:val="1F1F1F"/>
                <w:kern w:val="0"/>
                <w:bdr w:val="none" w:sz="0" w:space="0" w:color="auto" w:frame="1"/>
                <w14:ligatures w14:val="none"/>
              </w:rPr>
              <w:t>)</w:t>
            </w:r>
            <w:r w:rsidRPr="003C43A2">
              <w:rPr>
                <w:rFonts w:ascii="Arial" w:eastAsia="Times New Roman" w:hAnsi="Arial" w:cs="Arial"/>
                <w:color w:val="1F1F1F"/>
                <w:kern w:val="0"/>
                <w14:ligatures w14:val="none"/>
              </w:rPr>
              <w:t xml:space="preserve"> </w:t>
            </w:r>
          </w:p>
          <w:p w14:paraId="4C86C417" w14:textId="77777777" w:rsidR="003C43A2" w:rsidRPr="003C43A2" w:rsidRDefault="003C43A2" w:rsidP="003C43A2">
            <w:pPr>
              <w:spacing w:after="0" w:line="240" w:lineRule="auto"/>
              <w:rPr>
                <w:rFonts w:ascii="Arial" w:eastAsia="Times New Roman" w:hAnsi="Arial" w:cs="Arial"/>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D7A7F"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Genomics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159AB"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A genetic variant/mutation that exists at a frequency between &gt;0.5% and &lt;100% within a single infected patient.</w:t>
            </w:r>
            <w:r w:rsidRPr="003C43A2">
              <w:rPr>
                <w:rFonts w:ascii="Arial" w:eastAsia="Times New Roman" w:hAnsi="Arial" w:cs="Arial"/>
                <w:color w:val="1F1F1F"/>
                <w:kern w:val="0"/>
                <w14:ligatures w14:val="none"/>
              </w:rPr>
              <w:t xml:space="preserve"> </w:t>
            </w:r>
          </w:p>
          <w:p w14:paraId="0809AE72" w14:textId="77777777" w:rsidR="003C43A2" w:rsidRPr="003C43A2" w:rsidRDefault="003C43A2" w:rsidP="003C43A2">
            <w:pPr>
              <w:spacing w:after="0" w:line="240" w:lineRule="auto"/>
              <w:rPr>
                <w:rFonts w:ascii="Arial" w:eastAsia="Times New Roman" w:hAnsi="Arial" w:cs="Arial"/>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5FD2A"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 xml:space="preserve">Tracking </w:t>
            </w:r>
            <w:proofErr w:type="spellStart"/>
            <w:r w:rsidRPr="003C43A2">
              <w:rPr>
                <w:rFonts w:ascii="Arial" w:eastAsia="Times New Roman" w:hAnsi="Arial" w:cs="Arial"/>
                <w:color w:val="1F1F1F"/>
                <w:kern w:val="0"/>
                <w:bdr w:val="none" w:sz="0" w:space="0" w:color="auto" w:frame="1"/>
                <w14:ligatures w14:val="none"/>
              </w:rPr>
              <w:t>iSNVs</w:t>
            </w:r>
            <w:proofErr w:type="spellEnd"/>
            <w:r w:rsidRPr="003C43A2">
              <w:rPr>
                <w:rFonts w:ascii="Arial" w:eastAsia="Times New Roman" w:hAnsi="Arial" w:cs="Arial"/>
                <w:color w:val="1F1F1F"/>
                <w:kern w:val="0"/>
                <w:bdr w:val="none" w:sz="0" w:space="0" w:color="auto" w:frame="1"/>
                <w14:ligatures w14:val="none"/>
              </w:rPr>
              <w:t xml:space="preserve"> allows researchers to identify shared viral sub-populations across individuals, resolving fine-scale transmission links and shared viral haplotypes before a mutation becomes fixed across the population.</w:t>
            </w:r>
            <w:r w:rsidRPr="003C43A2">
              <w:rPr>
                <w:rFonts w:ascii="Arial" w:eastAsia="Times New Roman" w:hAnsi="Arial" w:cs="Arial"/>
                <w:color w:val="1F1F1F"/>
                <w:kern w:val="0"/>
                <w14:ligatures w14:val="none"/>
              </w:rPr>
              <w:t xml:space="preserve"> </w:t>
            </w:r>
          </w:p>
          <w:p w14:paraId="277E257A" w14:textId="77777777" w:rsidR="003C43A2" w:rsidRPr="003C43A2" w:rsidRDefault="003C43A2" w:rsidP="003C43A2">
            <w:pPr>
              <w:spacing w:after="0" w:line="240" w:lineRule="auto"/>
              <w:rPr>
                <w:rFonts w:ascii="Arial" w:eastAsia="Times New Roman" w:hAnsi="Arial" w:cs="Arial"/>
                <w:color w:val="1F1F1F"/>
                <w:kern w:val="0"/>
                <w14:ligatures w14:val="none"/>
              </w:rPr>
            </w:pPr>
          </w:p>
        </w:tc>
      </w:tr>
      <w:tr w:rsidR="003C43A2" w:rsidRPr="003C43A2" w14:paraId="5A1E08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10142"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Incomplete Purifying Selection</w:t>
            </w:r>
            <w:r w:rsidRPr="003C43A2">
              <w:rPr>
                <w:rFonts w:ascii="Arial" w:eastAsia="Times New Roman" w:hAnsi="Arial" w:cs="Arial"/>
                <w:color w:val="1F1F1F"/>
                <w:kern w:val="0"/>
                <w14:ligatures w14:val="none"/>
              </w:rPr>
              <w:t xml:space="preserve"> </w:t>
            </w:r>
          </w:p>
          <w:p w14:paraId="548A333E" w14:textId="77777777" w:rsidR="003C43A2" w:rsidRPr="003C43A2" w:rsidRDefault="003C43A2" w:rsidP="003C43A2">
            <w:pPr>
              <w:spacing w:after="0" w:line="240" w:lineRule="auto"/>
              <w:rPr>
                <w:rFonts w:ascii="Arial" w:eastAsia="Times New Roman" w:hAnsi="Arial" w:cs="Arial"/>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CAB70"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Evolutionary Biology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9C054"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The temporary persistence of slightly harmful (deleterious) mutations that have not yet been eliminated by natural selection over short timeframes.</w:t>
            </w:r>
            <w:r w:rsidRPr="003C43A2">
              <w:rPr>
                <w:rFonts w:ascii="Arial" w:eastAsia="Times New Roman" w:hAnsi="Arial" w:cs="Arial"/>
                <w:color w:val="1F1F1F"/>
                <w:kern w:val="0"/>
                <w14:ligatures w14:val="none"/>
              </w:rPr>
              <w:t xml:space="preserve"> </w:t>
            </w:r>
          </w:p>
          <w:p w14:paraId="7B442BC8" w14:textId="77777777" w:rsidR="003C43A2" w:rsidRPr="003C43A2" w:rsidRDefault="003C43A2" w:rsidP="003C43A2">
            <w:pPr>
              <w:spacing w:after="0" w:line="240" w:lineRule="auto"/>
              <w:rPr>
                <w:rFonts w:ascii="Arial" w:eastAsia="Times New Roman" w:hAnsi="Arial" w:cs="Arial"/>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08CA0"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During rapid epidemic expansion, incomplete purifying selection causes an artificially elevated short-term evolutionary rate and a higher proportion of nonsynonymous mutations, which should not be confused with long-term viral adaptation.</w:t>
            </w:r>
            <w:r w:rsidRPr="003C43A2">
              <w:rPr>
                <w:rFonts w:ascii="Arial" w:eastAsia="Times New Roman" w:hAnsi="Arial" w:cs="Arial"/>
                <w:color w:val="1F1F1F"/>
                <w:kern w:val="0"/>
                <w14:ligatures w14:val="none"/>
              </w:rPr>
              <w:t xml:space="preserve"> </w:t>
            </w:r>
          </w:p>
          <w:p w14:paraId="0A2F7812" w14:textId="77777777" w:rsidR="003C43A2" w:rsidRPr="003C43A2" w:rsidRDefault="003C43A2" w:rsidP="003C43A2">
            <w:pPr>
              <w:spacing w:after="0" w:line="240" w:lineRule="auto"/>
              <w:rPr>
                <w:rFonts w:ascii="Arial" w:eastAsia="Times New Roman" w:hAnsi="Arial" w:cs="Arial"/>
                <w:color w:val="1F1F1F"/>
                <w:kern w:val="0"/>
                <w14:ligatures w14:val="none"/>
              </w:rPr>
            </w:pPr>
          </w:p>
        </w:tc>
      </w:tr>
      <w:tr w:rsidR="003C43A2" w:rsidRPr="003C43A2" w14:paraId="00AD9D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789E0"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Time to Most Recent Common Ancestor (</w:t>
            </w:r>
            <w:proofErr w:type="spellStart"/>
            <w:r w:rsidRPr="003C43A2">
              <w:rPr>
                <w:rFonts w:ascii="Arial" w:eastAsia="Times New Roman" w:hAnsi="Arial" w:cs="Arial"/>
                <w:b/>
                <w:bCs/>
                <w:color w:val="1F1F1F"/>
                <w:kern w:val="0"/>
                <w:bdr w:val="none" w:sz="0" w:space="0" w:color="auto" w:frame="1"/>
                <w14:ligatures w14:val="none"/>
              </w:rPr>
              <w:t>tMRCA</w:t>
            </w:r>
            <w:proofErr w:type="spellEnd"/>
            <w:r w:rsidRPr="003C43A2">
              <w:rPr>
                <w:rFonts w:ascii="Arial" w:eastAsia="Times New Roman" w:hAnsi="Arial" w:cs="Arial"/>
                <w:b/>
                <w:bCs/>
                <w:color w:val="1F1F1F"/>
                <w:kern w:val="0"/>
                <w:bdr w:val="none" w:sz="0" w:space="0" w:color="auto" w:frame="1"/>
                <w14:ligatures w14:val="none"/>
              </w:rPr>
              <w:t>)</w:t>
            </w:r>
            <w:r w:rsidRPr="003C43A2">
              <w:rPr>
                <w:rFonts w:ascii="Arial" w:eastAsia="Times New Roman" w:hAnsi="Arial" w:cs="Arial"/>
                <w:color w:val="1F1F1F"/>
                <w:kern w:val="0"/>
                <w14:ligatures w14:val="none"/>
              </w:rPr>
              <w:t xml:space="preserve"> </w:t>
            </w:r>
          </w:p>
          <w:p w14:paraId="4C812859" w14:textId="77777777" w:rsidR="003C43A2" w:rsidRPr="003C43A2" w:rsidRDefault="003C43A2" w:rsidP="003C43A2">
            <w:pPr>
              <w:spacing w:after="0" w:line="240" w:lineRule="auto"/>
              <w:rPr>
                <w:rFonts w:ascii="Arial" w:eastAsia="Times New Roman" w:hAnsi="Arial" w:cs="Arial"/>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5AD3C"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Evolutionary Biology / Phylogenetics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3948A"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 xml:space="preserve">The estimated calendar date when two or more genetic lineages diverged from </w:t>
            </w:r>
            <w:r w:rsidRPr="003C43A2">
              <w:rPr>
                <w:rFonts w:ascii="Arial" w:eastAsia="Times New Roman" w:hAnsi="Arial" w:cs="Arial"/>
                <w:color w:val="1F1F1F"/>
                <w:kern w:val="0"/>
                <w:bdr w:val="none" w:sz="0" w:space="0" w:color="auto" w:frame="1"/>
                <w14:ligatures w14:val="none"/>
              </w:rPr>
              <w:lastRenderedPageBreak/>
              <w:t>their shared ancestral lineage.</w:t>
            </w:r>
            <w:r w:rsidRPr="003C43A2">
              <w:rPr>
                <w:rFonts w:ascii="Arial" w:eastAsia="Times New Roman" w:hAnsi="Arial" w:cs="Arial"/>
                <w:color w:val="1F1F1F"/>
                <w:kern w:val="0"/>
                <w14:ligatures w14:val="none"/>
              </w:rPr>
              <w:t xml:space="preserve"> </w:t>
            </w:r>
          </w:p>
          <w:p w14:paraId="39663F62" w14:textId="77777777" w:rsidR="003C43A2" w:rsidRPr="003C43A2" w:rsidRDefault="003C43A2" w:rsidP="003C43A2">
            <w:pPr>
              <w:spacing w:after="0" w:line="240" w:lineRule="auto"/>
              <w:rPr>
                <w:rFonts w:ascii="Arial" w:eastAsia="Times New Roman" w:hAnsi="Arial" w:cs="Arial"/>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A76DC"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lastRenderedPageBreak/>
              <w:t xml:space="preserve">Helps estimate when an outbreak originated, when a pathogen crossed from an animal </w:t>
            </w:r>
            <w:r w:rsidRPr="003C43A2">
              <w:rPr>
                <w:rFonts w:ascii="Arial" w:eastAsia="Times New Roman" w:hAnsi="Arial" w:cs="Arial"/>
                <w:color w:val="1F1F1F"/>
                <w:kern w:val="0"/>
                <w:bdr w:val="none" w:sz="0" w:space="0" w:color="auto" w:frame="1"/>
                <w14:ligatures w14:val="none"/>
              </w:rPr>
              <w:lastRenderedPageBreak/>
              <w:t>reservoir into humans, or when separate viral lineages were introduced into a region.</w:t>
            </w:r>
            <w:r w:rsidRPr="003C43A2">
              <w:rPr>
                <w:rFonts w:ascii="Arial" w:eastAsia="Times New Roman" w:hAnsi="Arial" w:cs="Arial"/>
                <w:color w:val="1F1F1F"/>
                <w:kern w:val="0"/>
                <w14:ligatures w14:val="none"/>
              </w:rPr>
              <w:t xml:space="preserve"> </w:t>
            </w:r>
          </w:p>
          <w:p w14:paraId="1ACE8AC0" w14:textId="77777777" w:rsidR="003C43A2" w:rsidRPr="003C43A2" w:rsidRDefault="003C43A2" w:rsidP="003C43A2">
            <w:pPr>
              <w:spacing w:after="0" w:line="240" w:lineRule="auto"/>
              <w:rPr>
                <w:rFonts w:ascii="Arial" w:eastAsia="Times New Roman" w:hAnsi="Arial" w:cs="Arial"/>
                <w:color w:val="1F1F1F"/>
                <w:kern w:val="0"/>
                <w14:ligatures w14:val="none"/>
              </w:rPr>
            </w:pPr>
          </w:p>
        </w:tc>
      </w:tr>
      <w:tr w:rsidR="003C43A2" w:rsidRPr="003C43A2" w14:paraId="3A540A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C2DFE"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lastRenderedPageBreak/>
              <w:t>Zoonotic Spillover</w:t>
            </w:r>
            <w:r w:rsidRPr="003C43A2">
              <w:rPr>
                <w:rFonts w:ascii="Arial" w:eastAsia="Times New Roman" w:hAnsi="Arial" w:cs="Arial"/>
                <w:color w:val="1F1F1F"/>
                <w:kern w:val="0"/>
                <w14:ligatures w14:val="none"/>
              </w:rPr>
              <w:t xml:space="preserve"> </w:t>
            </w:r>
          </w:p>
          <w:p w14:paraId="79FD3E3D" w14:textId="77777777" w:rsidR="003C43A2" w:rsidRPr="003C43A2" w:rsidRDefault="003C43A2" w:rsidP="003C43A2">
            <w:pPr>
              <w:spacing w:after="0" w:line="240" w:lineRule="auto"/>
              <w:rPr>
                <w:rFonts w:ascii="Arial" w:eastAsia="Times New Roman" w:hAnsi="Arial" w:cs="Arial"/>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9B51E"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Epidemiology / Virology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600DD"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The transmission of a pathogen from its natural animal host/reservoir into human beings.</w:t>
            </w:r>
            <w:r w:rsidRPr="003C43A2">
              <w:rPr>
                <w:rFonts w:ascii="Arial" w:eastAsia="Times New Roman" w:hAnsi="Arial" w:cs="Arial"/>
                <w:color w:val="1F1F1F"/>
                <w:kern w:val="0"/>
                <w14:ligatures w14:val="none"/>
              </w:rPr>
              <w:t xml:space="preserve"> </w:t>
            </w:r>
          </w:p>
          <w:p w14:paraId="0A4BE446" w14:textId="77777777" w:rsidR="003C43A2" w:rsidRPr="003C43A2" w:rsidRDefault="003C43A2" w:rsidP="003C43A2">
            <w:pPr>
              <w:spacing w:after="0" w:line="240" w:lineRule="auto"/>
              <w:rPr>
                <w:rFonts w:ascii="Arial" w:eastAsia="Times New Roman" w:hAnsi="Arial" w:cs="Arial"/>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10E93"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Distinguishes whether an ongoing epidemic is sustained entirely by human-to-human transmission or continually fueled by repeated animal exposures, dictating where intervention resources must be directed.</w:t>
            </w:r>
            <w:r w:rsidRPr="003C43A2">
              <w:rPr>
                <w:rFonts w:ascii="Arial" w:eastAsia="Times New Roman" w:hAnsi="Arial" w:cs="Arial"/>
                <w:color w:val="1F1F1F"/>
                <w:kern w:val="0"/>
                <w14:ligatures w14:val="none"/>
              </w:rPr>
              <w:t xml:space="preserve"> </w:t>
            </w:r>
          </w:p>
          <w:p w14:paraId="1E18D946" w14:textId="77777777" w:rsidR="003C43A2" w:rsidRPr="003C43A2" w:rsidRDefault="003C43A2" w:rsidP="003C43A2">
            <w:pPr>
              <w:spacing w:after="0" w:line="240" w:lineRule="auto"/>
              <w:rPr>
                <w:rFonts w:ascii="Arial" w:eastAsia="Times New Roman" w:hAnsi="Arial" w:cs="Arial"/>
                <w:color w:val="1F1F1F"/>
                <w:kern w:val="0"/>
                <w14:ligatures w14:val="none"/>
              </w:rPr>
            </w:pPr>
          </w:p>
        </w:tc>
      </w:tr>
      <w:tr w:rsidR="003C43A2" w:rsidRPr="003C43A2" w14:paraId="0E7A17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3FE4A"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Substitution Rate (Molecular Clock)</w:t>
            </w:r>
            <w:r w:rsidRPr="003C43A2">
              <w:rPr>
                <w:rFonts w:ascii="Arial" w:eastAsia="Times New Roman" w:hAnsi="Arial" w:cs="Arial"/>
                <w:color w:val="1F1F1F"/>
                <w:kern w:val="0"/>
                <w14:ligatures w14:val="none"/>
              </w:rPr>
              <w:t xml:space="preserve"> </w:t>
            </w:r>
          </w:p>
          <w:p w14:paraId="76AF2EB4" w14:textId="77777777" w:rsidR="003C43A2" w:rsidRPr="003C43A2" w:rsidRDefault="003C43A2" w:rsidP="003C43A2">
            <w:pPr>
              <w:spacing w:after="0" w:line="240" w:lineRule="auto"/>
              <w:rPr>
                <w:rFonts w:ascii="Arial" w:eastAsia="Times New Roman" w:hAnsi="Arial" w:cs="Arial"/>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F96B8"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Evolutionary Biology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5D6E7"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The speed at which nucleotide changes accumulate in a pathogen's genome over time (e.g., substitutions per site per year).</w:t>
            </w:r>
            <w:r w:rsidRPr="003C43A2">
              <w:rPr>
                <w:rFonts w:ascii="Arial" w:eastAsia="Times New Roman" w:hAnsi="Arial" w:cs="Arial"/>
                <w:color w:val="1F1F1F"/>
                <w:kern w:val="0"/>
                <w14:ligatures w14:val="none"/>
              </w:rPr>
              <w:t xml:space="preserve"> </w:t>
            </w:r>
          </w:p>
          <w:p w14:paraId="6FF22F63" w14:textId="77777777" w:rsidR="003C43A2" w:rsidRPr="003C43A2" w:rsidRDefault="003C43A2" w:rsidP="003C43A2">
            <w:pPr>
              <w:spacing w:after="0" w:line="240" w:lineRule="auto"/>
              <w:rPr>
                <w:rFonts w:ascii="Arial" w:eastAsia="Times New Roman" w:hAnsi="Arial" w:cs="Arial"/>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0D024"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Calibrates molecular clocks to estimate infection timing, date ancestral nodes, and detect evolutionary rate changes during rapid transmission.</w:t>
            </w:r>
            <w:r w:rsidRPr="003C43A2">
              <w:rPr>
                <w:rFonts w:ascii="Arial" w:eastAsia="Times New Roman" w:hAnsi="Arial" w:cs="Arial"/>
                <w:color w:val="1F1F1F"/>
                <w:kern w:val="0"/>
                <w14:ligatures w14:val="none"/>
              </w:rPr>
              <w:t xml:space="preserve"> </w:t>
            </w:r>
          </w:p>
          <w:p w14:paraId="550DD390" w14:textId="77777777" w:rsidR="003C43A2" w:rsidRPr="003C43A2" w:rsidRDefault="003C43A2" w:rsidP="003C43A2">
            <w:pPr>
              <w:spacing w:after="0" w:line="240" w:lineRule="auto"/>
              <w:rPr>
                <w:rFonts w:ascii="Arial" w:eastAsia="Times New Roman" w:hAnsi="Arial" w:cs="Arial"/>
                <w:color w:val="1F1F1F"/>
                <w:kern w:val="0"/>
                <w14:ligatures w14:val="none"/>
              </w:rPr>
            </w:pPr>
          </w:p>
        </w:tc>
      </w:tr>
      <w:tr w:rsidR="003C43A2" w:rsidRPr="003C43A2" w14:paraId="7F4C6A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2279A"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Root-to-Tip Divergence</w:t>
            </w:r>
            <w:r w:rsidRPr="003C43A2">
              <w:rPr>
                <w:rFonts w:ascii="Arial" w:eastAsia="Times New Roman" w:hAnsi="Arial" w:cs="Arial"/>
                <w:color w:val="1F1F1F"/>
                <w:kern w:val="0"/>
                <w14:ligatures w14:val="none"/>
              </w:rPr>
              <w:t xml:space="preserve"> </w:t>
            </w:r>
          </w:p>
          <w:p w14:paraId="25464AC3" w14:textId="77777777" w:rsidR="003C43A2" w:rsidRPr="003C43A2" w:rsidRDefault="003C43A2" w:rsidP="003C43A2">
            <w:pPr>
              <w:spacing w:after="0" w:line="240" w:lineRule="auto"/>
              <w:rPr>
                <w:rFonts w:ascii="Arial" w:eastAsia="Times New Roman" w:hAnsi="Arial" w:cs="Arial"/>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EF26F"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Phylogenetics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74CC4"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The distance measured along a phylogenetic tree from the ancestral root node to each sampled sequence tip.</w:t>
            </w:r>
            <w:r w:rsidRPr="003C43A2">
              <w:rPr>
                <w:rFonts w:ascii="Arial" w:eastAsia="Times New Roman" w:hAnsi="Arial" w:cs="Arial"/>
                <w:color w:val="1F1F1F"/>
                <w:kern w:val="0"/>
                <w14:ligatures w14:val="none"/>
              </w:rPr>
              <w:t xml:space="preserve"> </w:t>
            </w:r>
          </w:p>
          <w:p w14:paraId="4568B6C5" w14:textId="77777777" w:rsidR="003C43A2" w:rsidRPr="003C43A2" w:rsidRDefault="003C43A2" w:rsidP="003C43A2">
            <w:pPr>
              <w:spacing w:after="0" w:line="240" w:lineRule="auto"/>
              <w:rPr>
                <w:rFonts w:ascii="Arial" w:eastAsia="Times New Roman" w:hAnsi="Arial" w:cs="Arial"/>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88CEA"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Used to evaluate temporal signal in genomic data and determine the correct phylogenetic rooting to estimate substitution rates accurately.</w:t>
            </w:r>
            <w:r w:rsidRPr="003C43A2">
              <w:rPr>
                <w:rFonts w:ascii="Arial" w:eastAsia="Times New Roman" w:hAnsi="Arial" w:cs="Arial"/>
                <w:color w:val="1F1F1F"/>
                <w:kern w:val="0"/>
                <w14:ligatures w14:val="none"/>
              </w:rPr>
              <w:t xml:space="preserve"> </w:t>
            </w:r>
          </w:p>
          <w:p w14:paraId="5D82D5AE" w14:textId="77777777" w:rsidR="003C43A2" w:rsidRPr="003C43A2" w:rsidRDefault="003C43A2" w:rsidP="003C43A2">
            <w:pPr>
              <w:spacing w:after="0" w:line="240" w:lineRule="auto"/>
              <w:rPr>
                <w:rFonts w:ascii="Arial" w:eastAsia="Times New Roman" w:hAnsi="Arial" w:cs="Arial"/>
                <w:color w:val="1F1F1F"/>
                <w:kern w:val="0"/>
                <w14:ligatures w14:val="none"/>
              </w:rPr>
            </w:pPr>
          </w:p>
        </w:tc>
      </w:tr>
      <w:tr w:rsidR="003C43A2" w:rsidRPr="003C43A2" w14:paraId="33350A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DC89B"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Viral Haplotype</w:t>
            </w:r>
            <w:r w:rsidRPr="003C43A2">
              <w:rPr>
                <w:rFonts w:ascii="Arial" w:eastAsia="Times New Roman" w:hAnsi="Arial" w:cs="Arial"/>
                <w:color w:val="1F1F1F"/>
                <w:kern w:val="0"/>
                <w14:ligatures w14:val="none"/>
              </w:rPr>
              <w:t xml:space="preserve"> </w:t>
            </w:r>
          </w:p>
          <w:p w14:paraId="72F5AE0F" w14:textId="77777777" w:rsidR="003C43A2" w:rsidRPr="003C43A2" w:rsidRDefault="003C43A2" w:rsidP="003C43A2">
            <w:pPr>
              <w:spacing w:after="0" w:line="240" w:lineRule="auto"/>
              <w:rPr>
                <w:rFonts w:ascii="Arial" w:eastAsia="Times New Roman" w:hAnsi="Arial" w:cs="Arial"/>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367CA"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Genomics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19144" w14:textId="5C8A8D4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 xml:space="preserve">A specific combination of genetic variants co-occurring on a </w:t>
            </w:r>
            <w:r w:rsidRPr="003C43A2">
              <w:rPr>
                <w:rFonts w:ascii="Arial" w:eastAsia="Times New Roman" w:hAnsi="Arial" w:cs="Arial"/>
                <w:color w:val="1F1F1F"/>
                <w:kern w:val="0"/>
                <w:bdr w:val="none" w:sz="0" w:space="0" w:color="auto" w:frame="1"/>
                <w14:ligatures w14:val="none"/>
              </w:rPr>
              <w:lastRenderedPageBreak/>
              <w:t>single viral genome or viral sub-population within a host.</w:t>
            </w:r>
            <w:r w:rsidRPr="003C43A2">
              <w:rPr>
                <w:rFonts w:ascii="Arial" w:eastAsia="Times New Roman" w:hAnsi="Arial" w:cs="Arial"/>
                <w:color w:val="1F1F1F"/>
                <w:kern w:val="0"/>
                <w14:ligatures w14:val="none"/>
              </w:rPr>
              <w:t xml:space="preserve"> </w:t>
            </w:r>
          </w:p>
          <w:p w14:paraId="7F3EB238" w14:textId="77777777" w:rsidR="003C43A2" w:rsidRPr="003C43A2" w:rsidRDefault="003C43A2" w:rsidP="003C43A2">
            <w:pPr>
              <w:spacing w:after="0" w:line="240" w:lineRule="auto"/>
              <w:rPr>
                <w:rFonts w:ascii="Arial" w:eastAsia="Times New Roman" w:hAnsi="Arial" w:cs="Arial"/>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80A5A"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lastRenderedPageBreak/>
              <w:t xml:space="preserve">Shared intermediate-frequency haplotypes passed between individuals </w:t>
            </w:r>
            <w:r w:rsidRPr="003C43A2">
              <w:rPr>
                <w:rFonts w:ascii="Arial" w:eastAsia="Times New Roman" w:hAnsi="Arial" w:cs="Arial"/>
                <w:color w:val="1F1F1F"/>
                <w:kern w:val="0"/>
                <w:bdr w:val="none" w:sz="0" w:space="0" w:color="auto" w:frame="1"/>
                <w14:ligatures w14:val="none"/>
              </w:rPr>
              <w:lastRenderedPageBreak/>
              <w:t>provide direct genetic evidence of transmission linkages during contact tracing.</w:t>
            </w:r>
            <w:r w:rsidRPr="003C43A2">
              <w:rPr>
                <w:rFonts w:ascii="Arial" w:eastAsia="Times New Roman" w:hAnsi="Arial" w:cs="Arial"/>
                <w:color w:val="1F1F1F"/>
                <w:kern w:val="0"/>
                <w14:ligatures w14:val="none"/>
              </w:rPr>
              <w:t xml:space="preserve"> </w:t>
            </w:r>
          </w:p>
          <w:p w14:paraId="1DC1E9DA" w14:textId="77777777" w:rsidR="003C43A2" w:rsidRPr="003C43A2" w:rsidRDefault="003C43A2" w:rsidP="003C43A2">
            <w:pPr>
              <w:spacing w:after="0" w:line="240" w:lineRule="auto"/>
              <w:rPr>
                <w:rFonts w:ascii="Arial" w:eastAsia="Times New Roman" w:hAnsi="Arial" w:cs="Arial"/>
                <w:color w:val="1F1F1F"/>
                <w:kern w:val="0"/>
                <w14:ligatures w14:val="none"/>
              </w:rPr>
            </w:pPr>
          </w:p>
        </w:tc>
      </w:tr>
      <w:tr w:rsidR="003C43A2" w:rsidRPr="003C43A2" w14:paraId="02C07A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BC2E0"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lastRenderedPageBreak/>
              <w:t>Diagnostic Target Mutation</w:t>
            </w:r>
            <w:r w:rsidRPr="003C43A2">
              <w:rPr>
                <w:rFonts w:ascii="Arial" w:eastAsia="Times New Roman" w:hAnsi="Arial" w:cs="Arial"/>
                <w:color w:val="1F1F1F"/>
                <w:kern w:val="0"/>
                <w14:ligatures w14:val="none"/>
              </w:rPr>
              <w:t xml:space="preserve"> </w:t>
            </w:r>
          </w:p>
          <w:p w14:paraId="339FB689" w14:textId="77777777" w:rsidR="003C43A2" w:rsidRPr="003C43A2" w:rsidRDefault="003C43A2" w:rsidP="003C43A2">
            <w:pPr>
              <w:spacing w:after="0" w:line="240" w:lineRule="auto"/>
              <w:rPr>
                <w:rFonts w:ascii="Arial" w:eastAsia="Times New Roman" w:hAnsi="Arial" w:cs="Arial"/>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A713A"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Public Health Genomics / Diagnostics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66E2D"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A genetic mutation occurring within the specific genomic region targeted by PCR diagnostic primers or probes.</w:t>
            </w:r>
            <w:r w:rsidRPr="003C43A2">
              <w:rPr>
                <w:rFonts w:ascii="Arial" w:eastAsia="Times New Roman" w:hAnsi="Arial" w:cs="Arial"/>
                <w:color w:val="1F1F1F"/>
                <w:kern w:val="0"/>
                <w14:ligatures w14:val="none"/>
              </w:rPr>
              <w:t xml:space="preserve"> </w:t>
            </w:r>
          </w:p>
          <w:p w14:paraId="3CFD7F5A" w14:textId="77777777" w:rsidR="003C43A2" w:rsidRPr="003C43A2" w:rsidRDefault="003C43A2" w:rsidP="003C43A2">
            <w:pPr>
              <w:spacing w:after="0" w:line="240" w:lineRule="auto"/>
              <w:rPr>
                <w:rFonts w:ascii="Arial" w:eastAsia="Times New Roman" w:hAnsi="Arial" w:cs="Arial"/>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B72B7"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Mutations in diagnostic target sites can cause false-negative laboratory tests, compromising clinical management, case isolation, and epidemic surveillance.</w:t>
            </w:r>
            <w:r w:rsidRPr="003C43A2">
              <w:rPr>
                <w:rFonts w:ascii="Arial" w:eastAsia="Times New Roman" w:hAnsi="Arial" w:cs="Arial"/>
                <w:color w:val="1F1F1F"/>
                <w:kern w:val="0"/>
                <w14:ligatures w14:val="none"/>
              </w:rPr>
              <w:t xml:space="preserve"> </w:t>
            </w:r>
          </w:p>
          <w:p w14:paraId="263CBA36" w14:textId="77777777" w:rsidR="003C43A2" w:rsidRPr="003C43A2" w:rsidRDefault="003C43A2" w:rsidP="003C43A2">
            <w:pPr>
              <w:spacing w:after="0" w:line="240" w:lineRule="auto"/>
              <w:rPr>
                <w:rFonts w:ascii="Arial" w:eastAsia="Times New Roman" w:hAnsi="Arial" w:cs="Arial"/>
                <w:color w:val="1F1F1F"/>
                <w:kern w:val="0"/>
                <w14:ligatures w14:val="none"/>
              </w:rPr>
            </w:pPr>
          </w:p>
        </w:tc>
      </w:tr>
    </w:tbl>
    <w:p w14:paraId="157092C7" w14:textId="77777777" w:rsidR="003C43A2" w:rsidRDefault="003C43A2" w:rsidP="003C43A2">
      <w:pPr>
        <w:spacing w:after="0" w:line="240" w:lineRule="auto"/>
        <w:outlineLvl w:val="1"/>
        <w:rPr>
          <w:rFonts w:ascii="Arial" w:eastAsia="Times New Roman" w:hAnsi="Arial" w:cs="Arial"/>
          <w:b/>
          <w:bCs/>
          <w:color w:val="1F1F1F"/>
          <w:kern w:val="0"/>
          <w:sz w:val="36"/>
          <w:szCs w:val="36"/>
          <w14:ligatures w14:val="none"/>
        </w:rPr>
      </w:pPr>
    </w:p>
    <w:p w14:paraId="2D2420D3" w14:textId="4A5AB8CE" w:rsidR="003C43A2" w:rsidRDefault="003C43A2" w:rsidP="003C43A2">
      <w:pPr>
        <w:spacing w:after="0" w:line="240" w:lineRule="auto"/>
        <w:outlineLvl w:val="1"/>
        <w:rPr>
          <w:rFonts w:ascii="Arial" w:eastAsia="Times New Roman" w:hAnsi="Arial" w:cs="Arial"/>
          <w:b/>
          <w:bCs/>
          <w:color w:val="1F1F1F"/>
          <w:kern w:val="0"/>
          <w:sz w:val="36"/>
          <w:szCs w:val="36"/>
          <w14:ligatures w14:val="none"/>
        </w:rPr>
      </w:pPr>
      <w:r w:rsidRPr="003C43A2">
        <w:rPr>
          <w:rFonts w:ascii="Arial" w:eastAsia="Times New Roman" w:hAnsi="Arial" w:cs="Arial"/>
          <w:b/>
          <w:bCs/>
          <w:color w:val="1F1F1F"/>
          <w:kern w:val="0"/>
          <w:sz w:val="36"/>
          <w:szCs w:val="36"/>
          <w14:ligatures w14:val="none"/>
        </w:rPr>
        <w:t>2. Plain Language Summary</w:t>
      </w:r>
    </w:p>
    <w:p w14:paraId="27CC72A5" w14:textId="77777777" w:rsidR="003C43A2" w:rsidRPr="003C43A2" w:rsidRDefault="003C43A2" w:rsidP="003C43A2">
      <w:pPr>
        <w:spacing w:after="0" w:line="240" w:lineRule="auto"/>
        <w:outlineLvl w:val="1"/>
        <w:rPr>
          <w:rFonts w:ascii="Arial" w:eastAsia="Times New Roman" w:hAnsi="Arial" w:cs="Arial"/>
          <w:b/>
          <w:bCs/>
          <w:color w:val="1F1F1F"/>
          <w:kern w:val="0"/>
          <w:sz w:val="36"/>
          <w:szCs w:val="36"/>
          <w14:ligatures w14:val="none"/>
        </w:rPr>
      </w:pPr>
    </w:p>
    <w:p w14:paraId="5E0C17F8"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During the 2014 West African Ebola virus disease (EVD) epidemic—the largest recorded EVD outbreak in history—Gire and colleagues performed rapid genomic surveillance to investigate how Ebola virus (EBOV) emerged and spread across Guinea and Sierra Leone. Working closely with local public health institutions like Kenema Government Hospital (KGH) in Sierra Leone, the researchers generated 99 high-coverage (&gt;2000x depth) viral genomes from 78 confirmed EVD patients sampled between late May and mid-June 2014. This dataset represented over 70% of all diagnosed EVD cases in Sierra Leone during that initial period. By comparing these sequences to historical EBOV genomes from Central Africa, the team sought to determine whether the outbreak was being continuously driven by repeated spillovers from animal reservoirs or sustained by human-to-human transmission.</w:t>
      </w:r>
      <w:r w:rsidRPr="003C43A2">
        <w:rPr>
          <w:rFonts w:ascii="Arial" w:eastAsia="Times New Roman" w:hAnsi="Arial" w:cs="Arial"/>
          <w:color w:val="1F1F1F"/>
          <w:kern w:val="0"/>
          <w14:ligatures w14:val="none"/>
        </w:rPr>
        <w:t xml:space="preserve"> </w:t>
      </w:r>
    </w:p>
    <w:p w14:paraId="1100635B" w14:textId="77777777" w:rsidR="003C43A2" w:rsidRPr="003C43A2" w:rsidRDefault="003C43A2" w:rsidP="003C43A2">
      <w:pPr>
        <w:spacing w:after="0" w:line="240" w:lineRule="auto"/>
        <w:rPr>
          <w:rFonts w:ascii="Arial" w:eastAsia="Times New Roman" w:hAnsi="Arial" w:cs="Arial"/>
          <w:color w:val="1F1F1F"/>
          <w:kern w:val="0"/>
          <w14:ligatures w14:val="none"/>
        </w:rPr>
      </w:pPr>
    </w:p>
    <w:p w14:paraId="56F060DD"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 xml:space="preserve">The genomic analyses revealed that the 2014 West African EBOV lineage diverged from Central African lineages around 2004 and coalesced to a single common ancestor in late February 2014, roughly three months after the earliest suspected cases in Guinea. This single ancestral node demonstrated that the epidemic stemmed from a single zoonotic spillover event into human populations in Guinea, followed exclusively by human-to-human transmission without ongoing reservoir inputs. In Sierra Leone, epidemiological tracing linked early cases to the funeral of a traditional healer in Guinea. Genomic sequencing proved that two distinct viral lineages (Clusters 1 and 2) were introduced simultaneously into Sierra Leone during </w:t>
      </w:r>
      <w:r w:rsidRPr="003C43A2">
        <w:rPr>
          <w:rFonts w:ascii="Arial" w:eastAsia="Times New Roman" w:hAnsi="Arial" w:cs="Arial"/>
          <w:color w:val="1F1F1F"/>
          <w:kern w:val="0"/>
          <w:bdr w:val="none" w:sz="0" w:space="0" w:color="auto" w:frame="1"/>
          <w14:ligatures w14:val="none"/>
        </w:rPr>
        <w:lastRenderedPageBreak/>
        <w:t xml:space="preserve">this burial event. Furthermore, tracking </w:t>
      </w:r>
      <w:proofErr w:type="spellStart"/>
      <w:r w:rsidRPr="003C43A2">
        <w:rPr>
          <w:rFonts w:ascii="Arial" w:eastAsia="Times New Roman" w:hAnsi="Arial" w:cs="Arial"/>
          <w:color w:val="1F1F1F"/>
          <w:kern w:val="0"/>
          <w:bdr w:val="none" w:sz="0" w:space="0" w:color="auto" w:frame="1"/>
          <w14:ligatures w14:val="none"/>
        </w:rPr>
        <w:t>intrahost</w:t>
      </w:r>
      <w:proofErr w:type="spellEnd"/>
      <w:r w:rsidRPr="003C43A2">
        <w:rPr>
          <w:rFonts w:ascii="Arial" w:eastAsia="Times New Roman" w:hAnsi="Arial" w:cs="Arial"/>
          <w:color w:val="1F1F1F"/>
          <w:kern w:val="0"/>
          <w:bdr w:val="none" w:sz="0" w:space="0" w:color="auto" w:frame="1"/>
          <w14:ligatures w14:val="none"/>
        </w:rPr>
        <w:t xml:space="preserve"> single-nucleotide variants (</w:t>
      </w:r>
      <w:proofErr w:type="spellStart"/>
      <w:r w:rsidRPr="003C43A2">
        <w:rPr>
          <w:rFonts w:ascii="Arial" w:eastAsia="Times New Roman" w:hAnsi="Arial" w:cs="Arial"/>
          <w:color w:val="1F1F1F"/>
          <w:kern w:val="0"/>
          <w:bdr w:val="none" w:sz="0" w:space="0" w:color="auto" w:frame="1"/>
          <w14:ligatures w14:val="none"/>
        </w:rPr>
        <w:t>iSNVs</w:t>
      </w:r>
      <w:proofErr w:type="spellEnd"/>
      <w:r w:rsidRPr="003C43A2">
        <w:rPr>
          <w:rFonts w:ascii="Arial" w:eastAsia="Times New Roman" w:hAnsi="Arial" w:cs="Arial"/>
          <w:color w:val="1F1F1F"/>
          <w:kern w:val="0"/>
          <w:bdr w:val="none" w:sz="0" w:space="0" w:color="auto" w:frame="1"/>
          <w14:ligatures w14:val="none"/>
        </w:rPr>
        <w:t xml:space="preserve">)—specifically a mutation at position 10,218 that shifted from an </w:t>
      </w:r>
      <w:proofErr w:type="spellStart"/>
      <w:r w:rsidRPr="003C43A2">
        <w:rPr>
          <w:rFonts w:ascii="Arial" w:eastAsia="Times New Roman" w:hAnsi="Arial" w:cs="Arial"/>
          <w:color w:val="1F1F1F"/>
          <w:kern w:val="0"/>
          <w:bdr w:val="none" w:sz="0" w:space="0" w:color="auto" w:frame="1"/>
          <w14:ligatures w14:val="none"/>
        </w:rPr>
        <w:t>intrahost</w:t>
      </w:r>
      <w:proofErr w:type="spellEnd"/>
      <w:r w:rsidRPr="003C43A2">
        <w:rPr>
          <w:rFonts w:ascii="Arial" w:eastAsia="Times New Roman" w:hAnsi="Arial" w:cs="Arial"/>
          <w:color w:val="1F1F1F"/>
          <w:kern w:val="0"/>
          <w:bdr w:val="none" w:sz="0" w:space="0" w:color="auto" w:frame="1"/>
          <w14:ligatures w14:val="none"/>
        </w:rPr>
        <w:t xml:space="preserve"> variant in 12 patients to a fixed consensus mutation in 38 patients—allowed researchers to identify direct transmission links and track the expansion of a third local cluster (Cluster 3).</w:t>
      </w:r>
      <w:r w:rsidRPr="003C43A2">
        <w:rPr>
          <w:rFonts w:ascii="Arial" w:eastAsia="Times New Roman" w:hAnsi="Arial" w:cs="Arial"/>
          <w:color w:val="1F1F1F"/>
          <w:kern w:val="0"/>
          <w14:ligatures w14:val="none"/>
        </w:rPr>
        <w:t xml:space="preserve"> </w:t>
      </w:r>
    </w:p>
    <w:p w14:paraId="5EC0F113" w14:textId="77777777" w:rsidR="003C43A2" w:rsidRPr="003C43A2" w:rsidRDefault="003C43A2" w:rsidP="003C43A2">
      <w:pPr>
        <w:spacing w:after="0" w:line="240" w:lineRule="auto"/>
        <w:rPr>
          <w:rFonts w:ascii="Arial" w:eastAsia="Times New Roman" w:hAnsi="Arial" w:cs="Arial"/>
          <w:color w:val="1F1F1F"/>
          <w:kern w:val="0"/>
          <w14:ligatures w14:val="none"/>
        </w:rPr>
      </w:pPr>
    </w:p>
    <w:p w14:paraId="2AED4A3C"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From a public health and molecular epidemiology perspective, the study highlights critical operational insights. The authors observed a substitution rate within the 2014 outbreak (</w:t>
      </w:r>
      <m:oMath>
        <m:r>
          <w:rPr>
            <w:rFonts w:ascii="Cambria Math" w:eastAsia="Times New Roman" w:hAnsi="Cambria Math" w:cs="Arial"/>
            <w:color w:val="1F1F1F"/>
            <w:kern w:val="0"/>
            <w14:ligatures w14:val="none"/>
          </w:rPr>
          <m:t>1.8-2.0×</m:t>
        </m:r>
        <m:sSup>
          <m:sSupPr>
            <m:ctrlPr>
              <w:ins w:id="0" w:author="Ludy Registre Carmola" w:date="2026-10-28T12:59:00Z" w16du:dateUtc="2026-10-28T16:59:00Z">
                <w:rPr>
                  <w:rFonts w:ascii="Cambria Math" w:eastAsia="Times New Roman" w:hAnsi="Cambria Math" w:cs="Arial"/>
                  <w:color w:val="1F1F1F"/>
                  <w:kern w:val="0"/>
                  <w14:ligatures w14:val="none"/>
                </w:rPr>
              </w:ins>
            </m:ctrlPr>
          </m:sSupPr>
          <m:e>
            <m:r>
              <w:rPr>
                <w:rFonts w:ascii="Cambria Math" w:eastAsia="Times New Roman" w:hAnsi="Cambria Math" w:cs="Arial"/>
                <w:color w:val="1F1F1F"/>
                <w:kern w:val="0"/>
                <w14:ligatures w14:val="none"/>
              </w:rPr>
              <m:t>10</m:t>
            </m:r>
          </m:e>
          <m:sup>
            <m:r>
              <w:rPr>
                <w:rFonts w:ascii="Cambria Math" w:eastAsia="Times New Roman" w:hAnsi="Cambria Math" w:cs="Arial"/>
                <w:color w:val="1F1F1F"/>
                <w:kern w:val="0"/>
                <w14:ligatures w14:val="none"/>
              </w:rPr>
              <m:t>-3</m:t>
            </m:r>
          </m:sup>
        </m:sSup>
      </m:oMath>
      <w:r w:rsidRPr="003C43A2">
        <w:rPr>
          <w:rFonts w:ascii="Arial" w:eastAsia="Times New Roman" w:hAnsi="Arial" w:cs="Arial"/>
          <w:color w:val="1F1F1F"/>
          <w:kern w:val="0"/>
          <w:bdr w:val="none" w:sz="0" w:space="0" w:color="auto" w:frame="1"/>
          <w14:ligatures w14:val="none"/>
        </w:rPr>
        <w:t xml:space="preserve"> substitutions/site/year) that was twice as high as the rate observed between historical outbreaks, accompanied by an excess of nonsynonymous mutations characteristic of incomplete purifying selection during rapid viral expansion. Critically, the Sierra Leonean genomes contained fixed mutations matching target sites for four separate PCR diagnostic assays, warning public health authorities of potential diagnostic failure. By immediately releasing all sequence data prior to manuscript publication, the team demonstrated how real-time genomic surveillance can guide outbreak response state decisions—from verifying emergence to monitoring diagnostic risk—while paying tribute to five Sierra Leonean co-authors who tragically died of EVD while combating the outbreak.</w:t>
      </w:r>
      <w:r w:rsidRPr="003C43A2">
        <w:rPr>
          <w:rFonts w:ascii="Arial" w:eastAsia="Times New Roman" w:hAnsi="Arial" w:cs="Arial"/>
          <w:color w:val="1F1F1F"/>
          <w:kern w:val="0"/>
          <w14:ligatures w14:val="none"/>
        </w:rPr>
        <w:t xml:space="preserve"> </w:t>
      </w:r>
    </w:p>
    <w:p w14:paraId="6C459B96" w14:textId="77777777"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14:ligatures w14:val="none"/>
        </w:rPr>
        <w:br/>
      </w:r>
    </w:p>
    <w:p w14:paraId="456EC7BF" w14:textId="77777777" w:rsidR="003C43A2" w:rsidRPr="003C43A2" w:rsidRDefault="003C43A2" w:rsidP="003C43A2">
      <w:pPr>
        <w:spacing w:after="0" w:line="240" w:lineRule="auto"/>
        <w:outlineLvl w:val="1"/>
        <w:rPr>
          <w:rFonts w:ascii="Arial" w:eastAsia="Times New Roman" w:hAnsi="Arial" w:cs="Arial"/>
          <w:b/>
          <w:bCs/>
          <w:color w:val="1F1F1F"/>
          <w:kern w:val="0"/>
          <w:sz w:val="36"/>
          <w:szCs w:val="36"/>
          <w14:ligatures w14:val="none"/>
        </w:rPr>
      </w:pPr>
      <w:r w:rsidRPr="003C43A2">
        <w:rPr>
          <w:rFonts w:ascii="Arial" w:eastAsia="Times New Roman" w:hAnsi="Arial" w:cs="Arial"/>
          <w:b/>
          <w:bCs/>
          <w:color w:val="1F1F1F"/>
          <w:kern w:val="0"/>
          <w:sz w:val="36"/>
          <w:szCs w:val="36"/>
          <w14:ligatures w14:val="none"/>
        </w:rPr>
        <w:t>3. Guide Questions</w:t>
      </w:r>
    </w:p>
    <w:p w14:paraId="614A1998" w14:textId="3E3F14BF" w:rsidR="003C43A2" w:rsidRPr="003C43A2" w:rsidRDefault="003C43A2" w:rsidP="003C43A2">
      <w:pPr>
        <w:spacing w:after="0" w:line="240" w:lineRule="auto"/>
        <w:rPr>
          <w:rFonts w:ascii="Arial" w:eastAsia="Times New Roman" w:hAnsi="Arial" w:cs="Arial"/>
          <w:color w:val="1F1F1F"/>
          <w:kern w:val="0"/>
          <w14:ligatures w14:val="none"/>
        </w:rPr>
      </w:pPr>
      <w:r w:rsidRPr="003C43A2">
        <w:rPr>
          <w:rFonts w:ascii="Arial" w:eastAsia="Times New Roman" w:hAnsi="Arial" w:cs="Arial"/>
          <w:color w:val="1F1F1F"/>
          <w:kern w:val="0"/>
          <w:bdr w:val="none" w:sz="0" w:space="0" w:color="auto" w:frame="1"/>
          <w14:ligatures w14:val="none"/>
        </w:rPr>
        <w:t>Use these questions to deepen your understanding of the paper and reflect on its public health implications</w:t>
      </w:r>
      <w:r>
        <w:rPr>
          <w:rFonts w:ascii="Arial" w:eastAsia="Times New Roman" w:hAnsi="Arial" w:cs="Arial"/>
          <w:color w:val="1F1F1F"/>
          <w:kern w:val="0"/>
          <w:bdr w:val="none" w:sz="0" w:space="0" w:color="auto" w:frame="1"/>
          <w14:ligatures w14:val="none"/>
        </w:rPr>
        <w:t>.</w:t>
      </w:r>
    </w:p>
    <w:p w14:paraId="72C4B71B" w14:textId="49279545" w:rsidR="003C43A2" w:rsidRPr="003C43A2" w:rsidRDefault="003C43A2" w:rsidP="003C43A2">
      <w:pPr>
        <w:spacing w:after="0" w:line="240" w:lineRule="auto"/>
        <w:rPr>
          <w:rFonts w:ascii="Arial" w:eastAsia="Times New Roman" w:hAnsi="Arial" w:cs="Arial"/>
          <w:color w:val="1F1F1F"/>
          <w:kern w:val="0"/>
          <w14:ligatures w14:val="none"/>
        </w:rPr>
      </w:pPr>
    </w:p>
    <w:p w14:paraId="7FB16D4F" w14:textId="77777777" w:rsidR="003C43A2" w:rsidRPr="003C43A2" w:rsidRDefault="003C43A2" w:rsidP="003C43A2">
      <w:pPr>
        <w:numPr>
          <w:ilvl w:val="0"/>
          <w:numId w:val="1"/>
        </w:num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Study Context &amp; Operational Problem:</w:t>
      </w:r>
      <w:r w:rsidRPr="003C43A2">
        <w:rPr>
          <w:rFonts w:ascii="Arial" w:eastAsia="Times New Roman" w:hAnsi="Arial" w:cs="Arial"/>
          <w:color w:val="1F1F1F"/>
          <w:kern w:val="0"/>
          <w:bdr w:val="none" w:sz="0" w:space="0" w:color="auto" w:frame="1"/>
          <w14:ligatures w14:val="none"/>
        </w:rPr>
        <w:t xml:space="preserve"> What public health crisis were Gire et al. addressing in West Africa in 2014? How did genomic surveillance at Kenema Government Hospital (KGH) build upon and complement conventional PCR diagnostics?</w:t>
      </w:r>
      <w:r w:rsidRPr="003C43A2">
        <w:rPr>
          <w:rFonts w:ascii="Arial" w:eastAsia="Times New Roman" w:hAnsi="Arial" w:cs="Arial"/>
          <w:color w:val="1F1F1F"/>
          <w:kern w:val="0"/>
          <w14:ligatures w14:val="none"/>
        </w:rPr>
        <w:t xml:space="preserve"> </w:t>
      </w:r>
    </w:p>
    <w:p w14:paraId="54BB5C1F" w14:textId="77777777" w:rsidR="003C43A2" w:rsidRPr="003C43A2" w:rsidRDefault="003C43A2" w:rsidP="003C43A2">
      <w:pPr>
        <w:spacing w:after="0" w:line="240" w:lineRule="auto"/>
        <w:ind w:left="720"/>
        <w:rPr>
          <w:rFonts w:ascii="Arial" w:eastAsia="Times New Roman" w:hAnsi="Arial" w:cs="Arial"/>
          <w:color w:val="1F1F1F"/>
          <w:kern w:val="0"/>
          <w14:ligatures w14:val="none"/>
        </w:rPr>
      </w:pPr>
    </w:p>
    <w:p w14:paraId="32C9E4CF" w14:textId="77777777" w:rsidR="003C43A2" w:rsidRPr="003C43A2" w:rsidRDefault="003C43A2" w:rsidP="003C43A2">
      <w:pPr>
        <w:numPr>
          <w:ilvl w:val="0"/>
          <w:numId w:val="1"/>
        </w:num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Study Period &amp; Sample Collection:</w:t>
      </w:r>
      <w:r w:rsidRPr="003C43A2">
        <w:rPr>
          <w:rFonts w:ascii="Arial" w:eastAsia="Times New Roman" w:hAnsi="Arial" w:cs="Arial"/>
          <w:color w:val="1F1F1F"/>
          <w:kern w:val="0"/>
          <w:bdr w:val="none" w:sz="0" w:space="0" w:color="auto" w:frame="1"/>
          <w14:ligatures w14:val="none"/>
        </w:rPr>
        <w:t xml:space="preserve"> What time window and geographic region were covered by the patient samples in Sierra Leone? How many patient genomes were recovered, and what proportion of diagnosed EVD cases in Sierra Leone during that timeframe did this represent?</w:t>
      </w:r>
      <w:r w:rsidRPr="003C43A2">
        <w:rPr>
          <w:rFonts w:ascii="Arial" w:eastAsia="Times New Roman" w:hAnsi="Arial" w:cs="Arial"/>
          <w:color w:val="1F1F1F"/>
          <w:kern w:val="0"/>
          <w14:ligatures w14:val="none"/>
        </w:rPr>
        <w:t xml:space="preserve"> </w:t>
      </w:r>
    </w:p>
    <w:p w14:paraId="065BA0FC" w14:textId="77777777" w:rsidR="003C43A2" w:rsidRPr="003C43A2" w:rsidRDefault="003C43A2" w:rsidP="003C43A2">
      <w:pPr>
        <w:spacing w:after="0" w:line="240" w:lineRule="auto"/>
        <w:ind w:left="720"/>
        <w:rPr>
          <w:rFonts w:ascii="Arial" w:eastAsia="Times New Roman" w:hAnsi="Arial" w:cs="Arial"/>
          <w:color w:val="1F1F1F"/>
          <w:kern w:val="0"/>
          <w14:ligatures w14:val="none"/>
        </w:rPr>
      </w:pPr>
    </w:p>
    <w:p w14:paraId="043B977A" w14:textId="77777777" w:rsidR="003C43A2" w:rsidRPr="003C43A2" w:rsidRDefault="003C43A2" w:rsidP="003C43A2">
      <w:pPr>
        <w:numPr>
          <w:ilvl w:val="0"/>
          <w:numId w:val="1"/>
        </w:num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Laboratory Methods &amp; Sequencing Quality:</w:t>
      </w:r>
      <w:r w:rsidRPr="003C43A2">
        <w:rPr>
          <w:rFonts w:ascii="Arial" w:eastAsia="Times New Roman" w:hAnsi="Arial" w:cs="Arial"/>
          <w:color w:val="1F1F1F"/>
          <w:kern w:val="0"/>
          <w:bdr w:val="none" w:sz="0" w:space="0" w:color="auto" w:frame="1"/>
          <w14:ligatures w14:val="none"/>
        </w:rPr>
        <w:t xml:space="preserve"> What sequencing library preparation methods and sequencing platforms were evaluated? What average genome coverage and depth were achieved, and why was technical replication (batch replicates) necessary for identifying </w:t>
      </w:r>
      <w:proofErr w:type="spellStart"/>
      <w:r w:rsidRPr="003C43A2">
        <w:rPr>
          <w:rFonts w:ascii="Arial" w:eastAsia="Times New Roman" w:hAnsi="Arial" w:cs="Arial"/>
          <w:color w:val="1F1F1F"/>
          <w:kern w:val="0"/>
          <w:bdr w:val="none" w:sz="0" w:space="0" w:color="auto" w:frame="1"/>
          <w14:ligatures w14:val="none"/>
        </w:rPr>
        <w:t>intrahost</w:t>
      </w:r>
      <w:proofErr w:type="spellEnd"/>
      <w:r w:rsidRPr="003C43A2">
        <w:rPr>
          <w:rFonts w:ascii="Arial" w:eastAsia="Times New Roman" w:hAnsi="Arial" w:cs="Arial"/>
          <w:color w:val="1F1F1F"/>
          <w:kern w:val="0"/>
          <w:bdr w:val="none" w:sz="0" w:space="0" w:color="auto" w:frame="1"/>
          <w14:ligatures w14:val="none"/>
        </w:rPr>
        <w:t xml:space="preserve"> variants (</w:t>
      </w:r>
      <w:proofErr w:type="spellStart"/>
      <w:r w:rsidRPr="003C43A2">
        <w:rPr>
          <w:rFonts w:ascii="Arial" w:eastAsia="Times New Roman" w:hAnsi="Arial" w:cs="Arial"/>
          <w:color w:val="1F1F1F"/>
          <w:kern w:val="0"/>
          <w:bdr w:val="none" w:sz="0" w:space="0" w:color="auto" w:frame="1"/>
          <w14:ligatures w14:val="none"/>
        </w:rPr>
        <w:t>iSNVs</w:t>
      </w:r>
      <w:proofErr w:type="spellEnd"/>
      <w:r w:rsidRPr="003C43A2">
        <w:rPr>
          <w:rFonts w:ascii="Arial" w:eastAsia="Times New Roman" w:hAnsi="Arial" w:cs="Arial"/>
          <w:color w:val="1F1F1F"/>
          <w:kern w:val="0"/>
          <w:bdr w:val="none" w:sz="0" w:space="0" w:color="auto" w:frame="1"/>
          <w14:ligatures w14:val="none"/>
        </w:rPr>
        <w:t>) accurately?</w:t>
      </w:r>
      <w:r w:rsidRPr="003C43A2">
        <w:rPr>
          <w:rFonts w:ascii="Arial" w:eastAsia="Times New Roman" w:hAnsi="Arial" w:cs="Arial"/>
          <w:color w:val="1F1F1F"/>
          <w:kern w:val="0"/>
          <w14:ligatures w14:val="none"/>
        </w:rPr>
        <w:t xml:space="preserve"> </w:t>
      </w:r>
    </w:p>
    <w:p w14:paraId="7D2ED212" w14:textId="77777777" w:rsidR="003C43A2" w:rsidRPr="003C43A2" w:rsidRDefault="003C43A2" w:rsidP="003C43A2">
      <w:pPr>
        <w:spacing w:after="0" w:line="240" w:lineRule="auto"/>
        <w:ind w:left="720"/>
        <w:rPr>
          <w:rFonts w:ascii="Arial" w:eastAsia="Times New Roman" w:hAnsi="Arial" w:cs="Arial"/>
          <w:color w:val="1F1F1F"/>
          <w:kern w:val="0"/>
          <w14:ligatures w14:val="none"/>
        </w:rPr>
      </w:pPr>
    </w:p>
    <w:p w14:paraId="749B74E3" w14:textId="59971A67" w:rsidR="003C43A2" w:rsidRPr="003C43A2" w:rsidRDefault="003C43A2" w:rsidP="003C43A2">
      <w:pPr>
        <w:numPr>
          <w:ilvl w:val="0"/>
          <w:numId w:val="1"/>
        </w:num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Non-EBOV Pathogen Discovery:</w:t>
      </w:r>
      <w:r w:rsidRPr="003C43A2">
        <w:rPr>
          <w:rFonts w:ascii="Arial" w:eastAsia="Times New Roman" w:hAnsi="Arial" w:cs="Arial"/>
          <w:color w:val="1F1F1F"/>
          <w:kern w:val="0"/>
          <w:bdr w:val="none" w:sz="0" w:space="0" w:color="auto" w:frame="1"/>
          <w14:ligatures w14:val="none"/>
        </w:rPr>
        <w:t xml:space="preserve"> The study sequenced 35 suspected EVD cases that tested negative for EBOV. What other pathogens were identified in these patients, and how does this illustrate the value of unbiased metagenomic sequencing during baseline surveillance or anomaly verification?</w:t>
      </w:r>
      <w:r w:rsidRPr="003C43A2">
        <w:rPr>
          <w:rFonts w:ascii="Arial" w:eastAsia="Times New Roman" w:hAnsi="Arial" w:cs="Arial"/>
          <w:color w:val="1F1F1F"/>
          <w:kern w:val="0"/>
          <w14:ligatures w14:val="none"/>
        </w:rPr>
        <w:t xml:space="preserve"> </w:t>
      </w:r>
      <w:r w:rsidRPr="003C43A2">
        <w:rPr>
          <w:rFonts w:ascii="Arial" w:eastAsia="Times New Roman" w:hAnsi="Arial" w:cs="Arial"/>
          <w:color w:val="1F1F1F"/>
          <w:kern w:val="0"/>
          <w14:ligatures w14:val="none"/>
        </w:rPr>
        <w:br/>
      </w:r>
    </w:p>
    <w:p w14:paraId="0AE02D9E" w14:textId="77777777" w:rsidR="003C43A2" w:rsidRPr="003C43A2" w:rsidRDefault="003C43A2" w:rsidP="003C43A2">
      <w:pPr>
        <w:numPr>
          <w:ilvl w:val="0"/>
          <w:numId w:val="2"/>
        </w:num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lastRenderedPageBreak/>
        <w:t>Zoonotic Spillover vs. Sustained Human Transmission:</w:t>
      </w:r>
      <w:r w:rsidRPr="003C43A2">
        <w:rPr>
          <w:rFonts w:ascii="Arial" w:eastAsia="Times New Roman" w:hAnsi="Arial" w:cs="Arial"/>
          <w:color w:val="1F1F1F"/>
          <w:kern w:val="0"/>
          <w:bdr w:val="none" w:sz="0" w:space="0" w:color="auto" w:frame="1"/>
          <w14:ligatures w14:val="none"/>
        </w:rPr>
        <w:t xml:space="preserve"> Did the genomic data support multiple repeated spillovers from animal reservoirs or a single spillover event followed by sustained human-to-human transmission? What estimated time to most recent common ancestor (</w:t>
      </w:r>
      <w:proofErr w:type="spellStart"/>
      <w:r w:rsidRPr="003C43A2">
        <w:rPr>
          <w:rFonts w:ascii="Arial" w:eastAsia="Times New Roman" w:hAnsi="Arial" w:cs="Arial"/>
          <w:color w:val="1F1F1F"/>
          <w:kern w:val="0"/>
          <w:bdr w:val="none" w:sz="0" w:space="0" w:color="auto" w:frame="1"/>
          <w14:ligatures w14:val="none"/>
        </w:rPr>
        <w:t>tMRCA</w:t>
      </w:r>
      <w:proofErr w:type="spellEnd"/>
      <w:r w:rsidRPr="003C43A2">
        <w:rPr>
          <w:rFonts w:ascii="Arial" w:eastAsia="Times New Roman" w:hAnsi="Arial" w:cs="Arial"/>
          <w:color w:val="1F1F1F"/>
          <w:kern w:val="0"/>
          <w:bdr w:val="none" w:sz="0" w:space="0" w:color="auto" w:frame="1"/>
          <w14:ligatures w14:val="none"/>
        </w:rPr>
        <w:t>) supported this conclusion?</w:t>
      </w:r>
      <w:r w:rsidRPr="003C43A2">
        <w:rPr>
          <w:rFonts w:ascii="Arial" w:eastAsia="Times New Roman" w:hAnsi="Arial" w:cs="Arial"/>
          <w:color w:val="1F1F1F"/>
          <w:kern w:val="0"/>
          <w14:ligatures w14:val="none"/>
        </w:rPr>
        <w:t xml:space="preserve"> </w:t>
      </w:r>
    </w:p>
    <w:p w14:paraId="5542B155" w14:textId="77777777" w:rsidR="003C43A2" w:rsidRPr="003C43A2" w:rsidRDefault="003C43A2" w:rsidP="003C43A2">
      <w:pPr>
        <w:spacing w:after="0" w:line="240" w:lineRule="auto"/>
        <w:ind w:left="720"/>
        <w:rPr>
          <w:rFonts w:ascii="Arial" w:eastAsia="Times New Roman" w:hAnsi="Arial" w:cs="Arial"/>
          <w:color w:val="1F1F1F"/>
          <w:kern w:val="0"/>
          <w14:ligatures w14:val="none"/>
        </w:rPr>
      </w:pPr>
    </w:p>
    <w:p w14:paraId="7A99E6C9" w14:textId="77777777" w:rsidR="003C43A2" w:rsidRPr="003C43A2" w:rsidRDefault="003C43A2" w:rsidP="003C43A2">
      <w:pPr>
        <w:numPr>
          <w:ilvl w:val="0"/>
          <w:numId w:val="2"/>
        </w:num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Historical Divergence &amp; Rooting:</w:t>
      </w:r>
      <w:r w:rsidRPr="003C43A2">
        <w:rPr>
          <w:rFonts w:ascii="Arial" w:eastAsia="Times New Roman" w:hAnsi="Arial" w:cs="Arial"/>
          <w:color w:val="1F1F1F"/>
          <w:kern w:val="0"/>
          <w:bdr w:val="none" w:sz="0" w:space="0" w:color="auto" w:frame="1"/>
          <w14:ligatures w14:val="none"/>
        </w:rPr>
        <w:t xml:space="preserve"> How did root-to-tip divergence correlation (</w:t>
      </w:r>
      <m:oMath>
        <m:sSup>
          <m:sSupPr>
            <m:ctrlPr>
              <w:ins w:id="1" w:author="Ludy Registre Carmola" w:date="2026-10-28T12:59:00Z" w16du:dateUtc="2026-10-28T16:59:00Z">
                <w:rPr>
                  <w:rFonts w:ascii="Cambria Math" w:eastAsia="Times New Roman" w:hAnsi="Cambria Math" w:cs="Arial"/>
                  <w:color w:val="1F1F1F"/>
                  <w:kern w:val="0"/>
                  <w14:ligatures w14:val="none"/>
                </w:rPr>
              </w:ins>
            </m:ctrlPr>
          </m:sSupPr>
          <m:e>
            <m:r>
              <w:rPr>
                <w:rFonts w:ascii="Cambria Math" w:eastAsia="Times New Roman" w:hAnsi="Cambria Math" w:cs="Arial"/>
                <w:color w:val="1F1F1F"/>
                <w:kern w:val="0"/>
                <w14:ligatures w14:val="none"/>
              </w:rPr>
              <m:t>R</m:t>
            </m:r>
          </m:e>
          <m:sup>
            <m:r>
              <w:rPr>
                <w:rFonts w:ascii="Cambria Math" w:eastAsia="Times New Roman" w:hAnsi="Cambria Math" w:cs="Arial"/>
                <w:color w:val="1F1F1F"/>
                <w:kern w:val="0"/>
                <w14:ligatures w14:val="none"/>
              </w:rPr>
              <m:t>2</m:t>
            </m:r>
          </m:sup>
        </m:sSup>
        <m:r>
          <w:rPr>
            <w:rFonts w:ascii="Cambria Math" w:eastAsia="Times New Roman" w:hAnsi="Cambria Math" w:cs="Arial"/>
            <w:color w:val="1F1F1F"/>
            <w:kern w:val="0"/>
            <w14:ligatures w14:val="none"/>
          </w:rPr>
          <m:t>=0.92</m:t>
        </m:r>
      </m:oMath>
      <w:r w:rsidRPr="003C43A2">
        <w:rPr>
          <w:rFonts w:ascii="Arial" w:eastAsia="Times New Roman" w:hAnsi="Arial" w:cs="Arial"/>
          <w:color w:val="1F1F1F"/>
          <w:kern w:val="0"/>
          <w:bdr w:val="none" w:sz="0" w:space="0" w:color="auto" w:frame="1"/>
          <w14:ligatures w14:val="none"/>
        </w:rPr>
        <w:t>) help root the phylogeny? When was the 2014 West African lineage estimated to have diverged from Central African lineages (e.g., DRC, Gabon)?</w:t>
      </w:r>
      <w:r w:rsidRPr="003C43A2">
        <w:rPr>
          <w:rFonts w:ascii="Arial" w:eastAsia="Times New Roman" w:hAnsi="Arial" w:cs="Arial"/>
          <w:color w:val="1F1F1F"/>
          <w:kern w:val="0"/>
          <w14:ligatures w14:val="none"/>
        </w:rPr>
        <w:t xml:space="preserve"> </w:t>
      </w:r>
    </w:p>
    <w:p w14:paraId="7D37B636" w14:textId="77777777" w:rsidR="003C43A2" w:rsidRPr="003C43A2" w:rsidRDefault="003C43A2" w:rsidP="003C43A2">
      <w:pPr>
        <w:spacing w:after="0" w:line="240" w:lineRule="auto"/>
        <w:ind w:left="720"/>
        <w:rPr>
          <w:rFonts w:ascii="Arial" w:eastAsia="Times New Roman" w:hAnsi="Arial" w:cs="Arial"/>
          <w:color w:val="1F1F1F"/>
          <w:kern w:val="0"/>
          <w14:ligatures w14:val="none"/>
        </w:rPr>
      </w:pPr>
    </w:p>
    <w:p w14:paraId="5D5625EF" w14:textId="77777777" w:rsidR="003C43A2" w:rsidRPr="003C43A2" w:rsidRDefault="003C43A2" w:rsidP="003C43A2">
      <w:pPr>
        <w:numPr>
          <w:ilvl w:val="0"/>
          <w:numId w:val="2"/>
        </w:num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Sierra Leone Introductions:</w:t>
      </w:r>
      <w:r w:rsidRPr="003C43A2">
        <w:rPr>
          <w:rFonts w:ascii="Arial" w:eastAsia="Times New Roman" w:hAnsi="Arial" w:cs="Arial"/>
          <w:color w:val="1F1F1F"/>
          <w:kern w:val="0"/>
          <w:bdr w:val="none" w:sz="0" w:space="0" w:color="auto" w:frame="1"/>
          <w14:ligatures w14:val="none"/>
        </w:rPr>
        <w:t xml:space="preserve"> How many viral lineages were introduced into Sierra Leone, and what specific epidemiological event (a burial/funeral) was linked to their introduction? When were these lineages estimated to have diverged in Guinea before entering Sierra Leone?</w:t>
      </w:r>
      <w:r w:rsidRPr="003C43A2">
        <w:rPr>
          <w:rFonts w:ascii="Arial" w:eastAsia="Times New Roman" w:hAnsi="Arial" w:cs="Arial"/>
          <w:color w:val="1F1F1F"/>
          <w:kern w:val="0"/>
          <w14:ligatures w14:val="none"/>
        </w:rPr>
        <w:t xml:space="preserve"> </w:t>
      </w:r>
    </w:p>
    <w:p w14:paraId="4CFA2674" w14:textId="77777777" w:rsidR="003C43A2" w:rsidRPr="003C43A2" w:rsidRDefault="003C43A2" w:rsidP="003C43A2">
      <w:pPr>
        <w:spacing w:after="0" w:line="240" w:lineRule="auto"/>
        <w:ind w:left="720"/>
        <w:rPr>
          <w:rFonts w:ascii="Arial" w:eastAsia="Times New Roman" w:hAnsi="Arial" w:cs="Arial"/>
          <w:color w:val="1F1F1F"/>
          <w:kern w:val="0"/>
          <w14:ligatures w14:val="none"/>
        </w:rPr>
      </w:pPr>
    </w:p>
    <w:p w14:paraId="79B7F216" w14:textId="77777777" w:rsidR="003C43A2" w:rsidRPr="003C43A2" w:rsidRDefault="003C43A2" w:rsidP="003C43A2">
      <w:pPr>
        <w:numPr>
          <w:ilvl w:val="0"/>
          <w:numId w:val="3"/>
        </w:numPr>
        <w:spacing w:after="0" w:line="240" w:lineRule="auto"/>
        <w:rPr>
          <w:rFonts w:ascii="Arial" w:eastAsia="Times New Roman" w:hAnsi="Arial" w:cs="Arial"/>
          <w:color w:val="1F1F1F"/>
          <w:kern w:val="0"/>
          <w14:ligatures w14:val="none"/>
        </w:rPr>
      </w:pPr>
      <w:proofErr w:type="spellStart"/>
      <w:r w:rsidRPr="003C43A2">
        <w:rPr>
          <w:rFonts w:ascii="Arial" w:eastAsia="Times New Roman" w:hAnsi="Arial" w:cs="Arial"/>
          <w:b/>
          <w:bCs/>
          <w:color w:val="1F1F1F"/>
          <w:kern w:val="0"/>
          <w:bdr w:val="none" w:sz="0" w:space="0" w:color="auto" w:frame="1"/>
          <w14:ligatures w14:val="none"/>
        </w:rPr>
        <w:t>Intrahost</w:t>
      </w:r>
      <w:proofErr w:type="spellEnd"/>
      <w:r w:rsidRPr="003C43A2">
        <w:rPr>
          <w:rFonts w:ascii="Arial" w:eastAsia="Times New Roman" w:hAnsi="Arial" w:cs="Arial"/>
          <w:b/>
          <w:bCs/>
          <w:color w:val="1F1F1F"/>
          <w:kern w:val="0"/>
          <w:bdr w:val="none" w:sz="0" w:space="0" w:color="auto" w:frame="1"/>
          <w14:ligatures w14:val="none"/>
        </w:rPr>
        <w:t xml:space="preserve"> Variants (</w:t>
      </w:r>
      <w:proofErr w:type="spellStart"/>
      <w:r w:rsidRPr="003C43A2">
        <w:rPr>
          <w:rFonts w:ascii="Arial" w:eastAsia="Times New Roman" w:hAnsi="Arial" w:cs="Arial"/>
          <w:b/>
          <w:bCs/>
          <w:color w:val="1F1F1F"/>
          <w:kern w:val="0"/>
          <w:bdr w:val="none" w:sz="0" w:space="0" w:color="auto" w:frame="1"/>
          <w14:ligatures w14:val="none"/>
        </w:rPr>
        <w:t>iSNVs</w:t>
      </w:r>
      <w:proofErr w:type="spellEnd"/>
      <w:r w:rsidRPr="003C43A2">
        <w:rPr>
          <w:rFonts w:ascii="Arial" w:eastAsia="Times New Roman" w:hAnsi="Arial" w:cs="Arial"/>
          <w:b/>
          <w:bCs/>
          <w:color w:val="1F1F1F"/>
          <w:kern w:val="0"/>
          <w:bdr w:val="none" w:sz="0" w:space="0" w:color="auto" w:frame="1"/>
          <w14:ligatures w14:val="none"/>
        </w:rPr>
        <w:t>) &amp; Fine-Scale Transmission:</w:t>
      </w:r>
      <w:r w:rsidRPr="003C43A2">
        <w:rPr>
          <w:rFonts w:ascii="Arial" w:eastAsia="Times New Roman" w:hAnsi="Arial" w:cs="Arial"/>
          <w:color w:val="1F1F1F"/>
          <w:kern w:val="0"/>
          <w:bdr w:val="none" w:sz="0" w:space="0" w:color="auto" w:frame="1"/>
          <w14:ligatures w14:val="none"/>
        </w:rPr>
        <w:t xml:space="preserve"> How was the </w:t>
      </w:r>
      <w:proofErr w:type="spellStart"/>
      <w:r w:rsidRPr="003C43A2">
        <w:rPr>
          <w:rFonts w:ascii="Arial" w:eastAsia="Times New Roman" w:hAnsi="Arial" w:cs="Arial"/>
          <w:color w:val="1F1F1F"/>
          <w:kern w:val="0"/>
          <w:bdr w:val="none" w:sz="0" w:space="0" w:color="auto" w:frame="1"/>
          <w14:ligatures w14:val="none"/>
        </w:rPr>
        <w:t>iSNV</w:t>
      </w:r>
      <w:proofErr w:type="spellEnd"/>
      <w:r w:rsidRPr="003C43A2">
        <w:rPr>
          <w:rFonts w:ascii="Arial" w:eastAsia="Times New Roman" w:hAnsi="Arial" w:cs="Arial"/>
          <w:color w:val="1F1F1F"/>
          <w:kern w:val="0"/>
          <w:bdr w:val="none" w:sz="0" w:space="0" w:color="auto" w:frame="1"/>
          <w14:ligatures w14:val="none"/>
        </w:rPr>
        <w:t xml:space="preserve"> at position 10,218 used to track viral transmission? How did an </w:t>
      </w:r>
      <w:proofErr w:type="spellStart"/>
      <w:r w:rsidRPr="003C43A2">
        <w:rPr>
          <w:rFonts w:ascii="Arial" w:eastAsia="Times New Roman" w:hAnsi="Arial" w:cs="Arial"/>
          <w:color w:val="1F1F1F"/>
          <w:kern w:val="0"/>
          <w:bdr w:val="none" w:sz="0" w:space="0" w:color="auto" w:frame="1"/>
          <w14:ligatures w14:val="none"/>
        </w:rPr>
        <w:t>intrahost</w:t>
      </w:r>
      <w:proofErr w:type="spellEnd"/>
      <w:r w:rsidRPr="003C43A2">
        <w:rPr>
          <w:rFonts w:ascii="Arial" w:eastAsia="Times New Roman" w:hAnsi="Arial" w:cs="Arial"/>
          <w:color w:val="1F1F1F"/>
          <w:kern w:val="0"/>
          <w:bdr w:val="none" w:sz="0" w:space="0" w:color="auto" w:frame="1"/>
          <w14:ligatures w14:val="none"/>
        </w:rPr>
        <w:t xml:space="preserve"> variant present in 12 patients become fixed in 38 patients to define Cluster 3?</w:t>
      </w:r>
      <w:r w:rsidRPr="003C43A2">
        <w:rPr>
          <w:rFonts w:ascii="Arial" w:eastAsia="Times New Roman" w:hAnsi="Arial" w:cs="Arial"/>
          <w:color w:val="1F1F1F"/>
          <w:kern w:val="0"/>
          <w14:ligatures w14:val="none"/>
        </w:rPr>
        <w:t xml:space="preserve"> </w:t>
      </w:r>
    </w:p>
    <w:p w14:paraId="20CF2D5B" w14:textId="77777777" w:rsidR="003C43A2" w:rsidRPr="003C43A2" w:rsidRDefault="003C43A2" w:rsidP="003C43A2">
      <w:pPr>
        <w:spacing w:after="0" w:line="240" w:lineRule="auto"/>
        <w:ind w:left="720"/>
        <w:rPr>
          <w:rFonts w:ascii="Arial" w:eastAsia="Times New Roman" w:hAnsi="Arial" w:cs="Arial"/>
          <w:color w:val="1F1F1F"/>
          <w:kern w:val="0"/>
          <w14:ligatures w14:val="none"/>
        </w:rPr>
      </w:pPr>
    </w:p>
    <w:p w14:paraId="470BBD2C" w14:textId="77777777" w:rsidR="003C43A2" w:rsidRPr="003C43A2" w:rsidRDefault="003C43A2" w:rsidP="003C43A2">
      <w:pPr>
        <w:numPr>
          <w:ilvl w:val="0"/>
          <w:numId w:val="3"/>
        </w:num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Epidemiological &amp; Spatial Concordance:</w:t>
      </w:r>
      <w:r w:rsidRPr="003C43A2">
        <w:rPr>
          <w:rFonts w:ascii="Arial" w:eastAsia="Times New Roman" w:hAnsi="Arial" w:cs="Arial"/>
          <w:color w:val="1F1F1F"/>
          <w:kern w:val="0"/>
          <w:bdr w:val="none" w:sz="0" w:space="0" w:color="auto" w:frame="1"/>
          <w14:ligatures w14:val="none"/>
        </w:rPr>
        <w:t xml:space="preserve"> How did the genomic clustering align with contact tracing data among healthcare workers, drivers, and chiefdoms (e.g., Kissi Teng, Jawie, </w:t>
      </w:r>
      <w:proofErr w:type="spellStart"/>
      <w:r w:rsidRPr="003C43A2">
        <w:rPr>
          <w:rFonts w:ascii="Arial" w:eastAsia="Times New Roman" w:hAnsi="Arial" w:cs="Arial"/>
          <w:color w:val="1F1F1F"/>
          <w:kern w:val="0"/>
          <w:bdr w:val="none" w:sz="0" w:space="0" w:color="auto" w:frame="1"/>
          <w14:ligatures w14:val="none"/>
        </w:rPr>
        <w:t>Mambolo</w:t>
      </w:r>
      <w:proofErr w:type="spellEnd"/>
      <w:r w:rsidRPr="003C43A2">
        <w:rPr>
          <w:rFonts w:ascii="Arial" w:eastAsia="Times New Roman" w:hAnsi="Arial" w:cs="Arial"/>
          <w:color w:val="1F1F1F"/>
          <w:kern w:val="0"/>
          <w:bdr w:val="none" w:sz="0" w:space="0" w:color="auto" w:frame="1"/>
          <w14:ligatures w14:val="none"/>
        </w:rPr>
        <w:t xml:space="preserve">, </w:t>
      </w:r>
      <w:proofErr w:type="spellStart"/>
      <w:r w:rsidRPr="003C43A2">
        <w:rPr>
          <w:rFonts w:ascii="Arial" w:eastAsia="Times New Roman" w:hAnsi="Arial" w:cs="Arial"/>
          <w:color w:val="1F1F1F"/>
          <w:kern w:val="0"/>
          <w:bdr w:val="none" w:sz="0" w:space="0" w:color="auto" w:frame="1"/>
          <w14:ligatures w14:val="none"/>
        </w:rPr>
        <w:t>Kakua</w:t>
      </w:r>
      <w:proofErr w:type="spellEnd"/>
      <w:r w:rsidRPr="003C43A2">
        <w:rPr>
          <w:rFonts w:ascii="Arial" w:eastAsia="Times New Roman" w:hAnsi="Arial" w:cs="Arial"/>
          <w:color w:val="1F1F1F"/>
          <w:kern w:val="0"/>
          <w:bdr w:val="none" w:sz="0" w:space="0" w:color="auto" w:frame="1"/>
          <w14:ligatures w14:val="none"/>
        </w:rPr>
        <w:t>)?</w:t>
      </w:r>
      <w:r w:rsidRPr="003C43A2">
        <w:rPr>
          <w:rFonts w:ascii="Arial" w:eastAsia="Times New Roman" w:hAnsi="Arial" w:cs="Arial"/>
          <w:color w:val="1F1F1F"/>
          <w:kern w:val="0"/>
          <w14:ligatures w14:val="none"/>
        </w:rPr>
        <w:t xml:space="preserve"> </w:t>
      </w:r>
    </w:p>
    <w:p w14:paraId="286514E8" w14:textId="77777777" w:rsidR="003C43A2" w:rsidRPr="003C43A2" w:rsidRDefault="003C43A2" w:rsidP="003C43A2">
      <w:pPr>
        <w:spacing w:after="0" w:line="240" w:lineRule="auto"/>
        <w:ind w:left="720"/>
        <w:rPr>
          <w:rFonts w:ascii="Arial" w:eastAsia="Times New Roman" w:hAnsi="Arial" w:cs="Arial"/>
          <w:color w:val="1F1F1F"/>
          <w:kern w:val="0"/>
          <w14:ligatures w14:val="none"/>
        </w:rPr>
      </w:pPr>
    </w:p>
    <w:p w14:paraId="682C20CA" w14:textId="22F8D7E3" w:rsidR="003C43A2" w:rsidRPr="003C43A2" w:rsidRDefault="003C43A2" w:rsidP="003C43A2">
      <w:pPr>
        <w:numPr>
          <w:ilvl w:val="0"/>
          <w:numId w:val="3"/>
        </w:num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Evolutionary Rate &amp; Selection Pressures:</w:t>
      </w:r>
      <w:r w:rsidRPr="003C43A2">
        <w:rPr>
          <w:rFonts w:ascii="Arial" w:eastAsia="Times New Roman" w:hAnsi="Arial" w:cs="Arial"/>
          <w:color w:val="1F1F1F"/>
          <w:kern w:val="0"/>
          <w:bdr w:val="none" w:sz="0" w:space="0" w:color="auto" w:frame="1"/>
          <w14:ligatures w14:val="none"/>
        </w:rPr>
        <w:t xml:space="preserve"> Why was the substitution rate within the 2014 outbreak (~2x higher) elevated compared to the rate between historical outbreaks? How does </w:t>
      </w:r>
      <w:r w:rsidRPr="003C43A2">
        <w:rPr>
          <w:rFonts w:ascii="Arial" w:eastAsia="Times New Roman" w:hAnsi="Arial" w:cs="Arial"/>
          <w:i/>
          <w:iCs/>
          <w:color w:val="1F1F1F"/>
          <w:kern w:val="0"/>
          <w:bdr w:val="none" w:sz="0" w:space="0" w:color="auto" w:frame="1"/>
          <w14:ligatures w14:val="none"/>
        </w:rPr>
        <w:t>incomplete purifying selection</w:t>
      </w:r>
      <w:r w:rsidRPr="003C43A2">
        <w:rPr>
          <w:rFonts w:ascii="Arial" w:eastAsia="Times New Roman" w:hAnsi="Arial" w:cs="Arial"/>
          <w:color w:val="1F1F1F"/>
          <w:kern w:val="0"/>
          <w:bdr w:val="none" w:sz="0" w:space="0" w:color="auto" w:frame="1"/>
          <w14:ligatures w14:val="none"/>
        </w:rPr>
        <w:t xml:space="preserve"> explain the higher proportion of nonsynonymous mutations observed during short-term expansion?</w:t>
      </w:r>
      <w:r w:rsidRPr="003C43A2">
        <w:rPr>
          <w:rFonts w:ascii="Arial" w:eastAsia="Times New Roman" w:hAnsi="Arial" w:cs="Arial"/>
          <w:color w:val="1F1F1F"/>
          <w:kern w:val="0"/>
          <w14:ligatures w14:val="none"/>
        </w:rPr>
        <w:t xml:space="preserve"> </w:t>
      </w:r>
      <w:r w:rsidRPr="003C43A2">
        <w:rPr>
          <w:rFonts w:ascii="Arial" w:eastAsia="Times New Roman" w:hAnsi="Arial" w:cs="Arial"/>
          <w:color w:val="1F1F1F"/>
          <w:kern w:val="0"/>
          <w14:ligatures w14:val="none"/>
        </w:rPr>
        <w:br/>
      </w:r>
    </w:p>
    <w:p w14:paraId="7FF2C117" w14:textId="77777777" w:rsidR="003C43A2" w:rsidRPr="003C43A2" w:rsidRDefault="003C43A2" w:rsidP="003C43A2">
      <w:pPr>
        <w:numPr>
          <w:ilvl w:val="0"/>
          <w:numId w:val="4"/>
        </w:num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Diagnostic Target Mutations:</w:t>
      </w:r>
      <w:r w:rsidRPr="003C43A2">
        <w:rPr>
          <w:rFonts w:ascii="Arial" w:eastAsia="Times New Roman" w:hAnsi="Arial" w:cs="Arial"/>
          <w:color w:val="1F1F1F"/>
          <w:kern w:val="0"/>
          <w:bdr w:val="none" w:sz="0" w:space="0" w:color="auto" w:frame="1"/>
          <w14:ligatures w14:val="none"/>
        </w:rPr>
        <w:t xml:space="preserve"> What critical finding did genomic sequencing reveal regarding PCR diagnostic assays used for EBOV detection? How does target site mutation pose a threat to epidemic containment?</w:t>
      </w:r>
      <w:r w:rsidRPr="003C43A2">
        <w:rPr>
          <w:rFonts w:ascii="Arial" w:eastAsia="Times New Roman" w:hAnsi="Arial" w:cs="Arial"/>
          <w:color w:val="1F1F1F"/>
          <w:kern w:val="0"/>
          <w14:ligatures w14:val="none"/>
        </w:rPr>
        <w:t xml:space="preserve"> </w:t>
      </w:r>
    </w:p>
    <w:p w14:paraId="1EE69C26" w14:textId="77777777" w:rsidR="003C43A2" w:rsidRPr="003C43A2" w:rsidRDefault="003C43A2" w:rsidP="003C43A2">
      <w:pPr>
        <w:spacing w:after="0" w:line="240" w:lineRule="auto"/>
        <w:ind w:left="720"/>
        <w:rPr>
          <w:rFonts w:ascii="Arial" w:eastAsia="Times New Roman" w:hAnsi="Arial" w:cs="Arial"/>
          <w:color w:val="1F1F1F"/>
          <w:kern w:val="0"/>
          <w14:ligatures w14:val="none"/>
        </w:rPr>
      </w:pPr>
    </w:p>
    <w:p w14:paraId="10011CF9" w14:textId="77777777" w:rsidR="003C43A2" w:rsidRPr="003C43A2" w:rsidRDefault="003C43A2" w:rsidP="003C43A2">
      <w:pPr>
        <w:numPr>
          <w:ilvl w:val="0"/>
          <w:numId w:val="4"/>
        </w:numPr>
        <w:spacing w:after="0" w:line="240" w:lineRule="auto"/>
        <w:rPr>
          <w:rFonts w:ascii="Arial" w:eastAsia="Times New Roman" w:hAnsi="Arial" w:cs="Arial"/>
          <w:color w:val="1F1F1F"/>
          <w:kern w:val="0"/>
          <w14:ligatures w14:val="none"/>
        </w:rPr>
      </w:pPr>
      <w:r w:rsidRPr="003C43A2">
        <w:rPr>
          <w:rFonts w:ascii="Arial" w:eastAsia="Times New Roman" w:hAnsi="Arial" w:cs="Arial"/>
          <w:b/>
          <w:bCs/>
          <w:color w:val="1F1F1F"/>
          <w:kern w:val="0"/>
          <w:bdr w:val="none" w:sz="0" w:space="0" w:color="auto" w:frame="1"/>
          <w14:ligatures w14:val="none"/>
        </w:rPr>
        <w:t>Real-Time Data Sharing &amp; Operational Limitations:</w:t>
      </w:r>
      <w:r w:rsidRPr="003C43A2">
        <w:rPr>
          <w:rFonts w:ascii="Arial" w:eastAsia="Times New Roman" w:hAnsi="Arial" w:cs="Arial"/>
          <w:color w:val="1F1F1F"/>
          <w:kern w:val="0"/>
          <w:bdr w:val="none" w:sz="0" w:space="0" w:color="auto" w:frame="1"/>
          <w14:ligatures w14:val="none"/>
        </w:rPr>
        <w:t xml:space="preserve"> Why did the research team release sequence data immediately upon generation? What sampling limitations (e.g., geographic restriction to Sierra Leone, lack of late-epidemic samples) restricted the conclusions that could be drawn about overall epidemic trajectories?</w:t>
      </w:r>
      <w:r w:rsidRPr="003C43A2">
        <w:rPr>
          <w:rFonts w:ascii="Arial" w:eastAsia="Times New Roman" w:hAnsi="Arial" w:cs="Arial"/>
          <w:color w:val="1F1F1F"/>
          <w:kern w:val="0"/>
          <w14:ligatures w14:val="none"/>
        </w:rPr>
        <w:t xml:space="preserve"> </w:t>
      </w:r>
    </w:p>
    <w:p w14:paraId="15C134A8" w14:textId="77777777" w:rsidR="003C43A2" w:rsidRPr="003C43A2" w:rsidRDefault="003C43A2" w:rsidP="003C43A2">
      <w:pPr>
        <w:spacing w:after="0" w:line="240" w:lineRule="auto"/>
        <w:ind w:left="720"/>
        <w:rPr>
          <w:rFonts w:ascii="Arial" w:eastAsia="Times New Roman" w:hAnsi="Arial" w:cs="Arial"/>
          <w:color w:val="1F1F1F"/>
          <w:kern w:val="0"/>
          <w14:ligatures w14:val="none"/>
        </w:rPr>
      </w:pPr>
    </w:p>
    <w:p w14:paraId="69FAFF82" w14:textId="77777777" w:rsidR="00BC5BB1" w:rsidRDefault="00BC5BB1"/>
    <w:sectPr w:rsidR="00BC5BB1" w:rsidSect="003C43A2">
      <w:type w:val="continuous"/>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E6E70"/>
    <w:multiLevelType w:val="multilevel"/>
    <w:tmpl w:val="35F2026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E07F1"/>
    <w:multiLevelType w:val="multilevel"/>
    <w:tmpl w:val="A82E5C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8D7E71"/>
    <w:multiLevelType w:val="multilevel"/>
    <w:tmpl w:val="0706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482CD6"/>
    <w:multiLevelType w:val="multilevel"/>
    <w:tmpl w:val="A476CA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C1727F"/>
    <w:multiLevelType w:val="multilevel"/>
    <w:tmpl w:val="AB8A4E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70EBE"/>
    <w:multiLevelType w:val="multilevel"/>
    <w:tmpl w:val="637E2F5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D2037D"/>
    <w:multiLevelType w:val="multilevel"/>
    <w:tmpl w:val="17EE6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7C3CA6"/>
    <w:multiLevelType w:val="multilevel"/>
    <w:tmpl w:val="F6CEEB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9427845">
    <w:abstractNumId w:val="2"/>
  </w:num>
  <w:num w:numId="2" w16cid:durableId="1159005625">
    <w:abstractNumId w:val="1"/>
  </w:num>
  <w:num w:numId="3" w16cid:durableId="75908965">
    <w:abstractNumId w:val="4"/>
  </w:num>
  <w:num w:numId="4" w16cid:durableId="848105437">
    <w:abstractNumId w:val="5"/>
  </w:num>
  <w:num w:numId="5" w16cid:durableId="1302226164">
    <w:abstractNumId w:val="6"/>
  </w:num>
  <w:num w:numId="6" w16cid:durableId="1400328313">
    <w:abstractNumId w:val="3"/>
  </w:num>
  <w:num w:numId="7" w16cid:durableId="1053625070">
    <w:abstractNumId w:val="7"/>
  </w:num>
  <w:num w:numId="8" w16cid:durableId="6485546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udy Registre Carmola">
    <w15:presenceInfo w15:providerId="AD" w15:userId="S::lrc80501@uga.edu::af9c9160-5150-4217-979a-ef27ac81a3b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mirrorMargins/>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3A2"/>
    <w:rsid w:val="00007D9E"/>
    <w:rsid w:val="00011130"/>
    <w:rsid w:val="00036A53"/>
    <w:rsid w:val="0005089C"/>
    <w:rsid w:val="00077622"/>
    <w:rsid w:val="000803AC"/>
    <w:rsid w:val="000923A7"/>
    <w:rsid w:val="000D6A82"/>
    <w:rsid w:val="000E0071"/>
    <w:rsid w:val="00112DBA"/>
    <w:rsid w:val="0015716B"/>
    <w:rsid w:val="001774FB"/>
    <w:rsid w:val="00183095"/>
    <w:rsid w:val="00196056"/>
    <w:rsid w:val="001B64C2"/>
    <w:rsid w:val="001C07D7"/>
    <w:rsid w:val="001C4CA5"/>
    <w:rsid w:val="001D52F6"/>
    <w:rsid w:val="001F5358"/>
    <w:rsid w:val="00200A43"/>
    <w:rsid w:val="002311E4"/>
    <w:rsid w:val="00231910"/>
    <w:rsid w:val="002434E5"/>
    <w:rsid w:val="00243DBB"/>
    <w:rsid w:val="00291388"/>
    <w:rsid w:val="00294863"/>
    <w:rsid w:val="00294DCC"/>
    <w:rsid w:val="002A4E1A"/>
    <w:rsid w:val="002D5F3F"/>
    <w:rsid w:val="003245FC"/>
    <w:rsid w:val="00326F38"/>
    <w:rsid w:val="003B26DC"/>
    <w:rsid w:val="003B78BF"/>
    <w:rsid w:val="003C1C03"/>
    <w:rsid w:val="003C43A2"/>
    <w:rsid w:val="003D0110"/>
    <w:rsid w:val="003D631F"/>
    <w:rsid w:val="003D68CD"/>
    <w:rsid w:val="003E585A"/>
    <w:rsid w:val="003F0E78"/>
    <w:rsid w:val="003F1334"/>
    <w:rsid w:val="003F78D9"/>
    <w:rsid w:val="00410C0A"/>
    <w:rsid w:val="00423AF4"/>
    <w:rsid w:val="0044142F"/>
    <w:rsid w:val="004649EC"/>
    <w:rsid w:val="004975FF"/>
    <w:rsid w:val="004B531C"/>
    <w:rsid w:val="004F0F26"/>
    <w:rsid w:val="00512F6B"/>
    <w:rsid w:val="00527227"/>
    <w:rsid w:val="00572089"/>
    <w:rsid w:val="005A2AA0"/>
    <w:rsid w:val="005C1CED"/>
    <w:rsid w:val="005C3E90"/>
    <w:rsid w:val="00610C4A"/>
    <w:rsid w:val="00623E15"/>
    <w:rsid w:val="00635DC9"/>
    <w:rsid w:val="0064786F"/>
    <w:rsid w:val="00652B04"/>
    <w:rsid w:val="00665132"/>
    <w:rsid w:val="00670ECF"/>
    <w:rsid w:val="00675BD8"/>
    <w:rsid w:val="006849E9"/>
    <w:rsid w:val="006C2B43"/>
    <w:rsid w:val="006C570F"/>
    <w:rsid w:val="006E4B67"/>
    <w:rsid w:val="00721543"/>
    <w:rsid w:val="007377F4"/>
    <w:rsid w:val="0074233A"/>
    <w:rsid w:val="00750726"/>
    <w:rsid w:val="007B15F0"/>
    <w:rsid w:val="007E0D3C"/>
    <w:rsid w:val="007E1E81"/>
    <w:rsid w:val="007E5BE5"/>
    <w:rsid w:val="007E7985"/>
    <w:rsid w:val="008441E4"/>
    <w:rsid w:val="00871891"/>
    <w:rsid w:val="008877B3"/>
    <w:rsid w:val="008C60F0"/>
    <w:rsid w:val="008E2C24"/>
    <w:rsid w:val="00911490"/>
    <w:rsid w:val="00916B7C"/>
    <w:rsid w:val="009535DC"/>
    <w:rsid w:val="00975C8F"/>
    <w:rsid w:val="00977D93"/>
    <w:rsid w:val="0098345B"/>
    <w:rsid w:val="009E476E"/>
    <w:rsid w:val="00A270D6"/>
    <w:rsid w:val="00A340A8"/>
    <w:rsid w:val="00A35BF4"/>
    <w:rsid w:val="00A453EA"/>
    <w:rsid w:val="00A61A2F"/>
    <w:rsid w:val="00A90957"/>
    <w:rsid w:val="00AB4A04"/>
    <w:rsid w:val="00AB6DB7"/>
    <w:rsid w:val="00AC652D"/>
    <w:rsid w:val="00AF7723"/>
    <w:rsid w:val="00B27327"/>
    <w:rsid w:val="00B345A7"/>
    <w:rsid w:val="00B41547"/>
    <w:rsid w:val="00B62D3E"/>
    <w:rsid w:val="00B775E6"/>
    <w:rsid w:val="00B83279"/>
    <w:rsid w:val="00B87DEE"/>
    <w:rsid w:val="00BA1E53"/>
    <w:rsid w:val="00BC33AF"/>
    <w:rsid w:val="00BC5BB1"/>
    <w:rsid w:val="00BE77DA"/>
    <w:rsid w:val="00C14512"/>
    <w:rsid w:val="00C14C81"/>
    <w:rsid w:val="00C74AD5"/>
    <w:rsid w:val="00CB1437"/>
    <w:rsid w:val="00CC7019"/>
    <w:rsid w:val="00CD4723"/>
    <w:rsid w:val="00D118C0"/>
    <w:rsid w:val="00D244B7"/>
    <w:rsid w:val="00D30D2B"/>
    <w:rsid w:val="00D360EF"/>
    <w:rsid w:val="00D7715E"/>
    <w:rsid w:val="00D83B4E"/>
    <w:rsid w:val="00DA6B27"/>
    <w:rsid w:val="00DC267A"/>
    <w:rsid w:val="00DE17A1"/>
    <w:rsid w:val="00DE2A15"/>
    <w:rsid w:val="00DE4B56"/>
    <w:rsid w:val="00DF0554"/>
    <w:rsid w:val="00E014E8"/>
    <w:rsid w:val="00E01F26"/>
    <w:rsid w:val="00E02045"/>
    <w:rsid w:val="00E20865"/>
    <w:rsid w:val="00E47065"/>
    <w:rsid w:val="00E5592F"/>
    <w:rsid w:val="00E64B0A"/>
    <w:rsid w:val="00E80F2D"/>
    <w:rsid w:val="00E86678"/>
    <w:rsid w:val="00ED46D6"/>
    <w:rsid w:val="00ED5B76"/>
    <w:rsid w:val="00F73DAF"/>
    <w:rsid w:val="00FA34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BED65E0"/>
  <w15:chartTrackingRefBased/>
  <w15:docId w15:val="{D268C4F5-94AB-E04B-A7AC-54A19A318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4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4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4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4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3A2"/>
    <w:rPr>
      <w:rFonts w:eastAsiaTheme="majorEastAsia" w:cstheme="majorBidi"/>
      <w:color w:val="272727" w:themeColor="text1" w:themeTint="D8"/>
    </w:rPr>
  </w:style>
  <w:style w:type="paragraph" w:styleId="Title">
    <w:name w:val="Title"/>
    <w:basedOn w:val="Normal"/>
    <w:next w:val="Normal"/>
    <w:link w:val="TitleChar"/>
    <w:uiPriority w:val="10"/>
    <w:qFormat/>
    <w:rsid w:val="003C4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3A2"/>
    <w:pPr>
      <w:spacing w:before="160"/>
      <w:jc w:val="center"/>
    </w:pPr>
    <w:rPr>
      <w:i/>
      <w:iCs/>
      <w:color w:val="404040" w:themeColor="text1" w:themeTint="BF"/>
    </w:rPr>
  </w:style>
  <w:style w:type="character" w:customStyle="1" w:styleId="QuoteChar">
    <w:name w:val="Quote Char"/>
    <w:basedOn w:val="DefaultParagraphFont"/>
    <w:link w:val="Quote"/>
    <w:uiPriority w:val="29"/>
    <w:rsid w:val="003C43A2"/>
    <w:rPr>
      <w:i/>
      <w:iCs/>
      <w:color w:val="404040" w:themeColor="text1" w:themeTint="BF"/>
    </w:rPr>
  </w:style>
  <w:style w:type="paragraph" w:styleId="ListParagraph">
    <w:name w:val="List Paragraph"/>
    <w:basedOn w:val="Normal"/>
    <w:uiPriority w:val="34"/>
    <w:qFormat/>
    <w:rsid w:val="003C43A2"/>
    <w:pPr>
      <w:ind w:left="720"/>
      <w:contextualSpacing/>
    </w:pPr>
  </w:style>
  <w:style w:type="character" w:styleId="IntenseEmphasis">
    <w:name w:val="Intense Emphasis"/>
    <w:basedOn w:val="DefaultParagraphFont"/>
    <w:uiPriority w:val="21"/>
    <w:qFormat/>
    <w:rsid w:val="003C43A2"/>
    <w:rPr>
      <w:i/>
      <w:iCs/>
      <w:color w:val="0F4761" w:themeColor="accent1" w:themeShade="BF"/>
    </w:rPr>
  </w:style>
  <w:style w:type="paragraph" w:styleId="IntenseQuote">
    <w:name w:val="Intense Quote"/>
    <w:basedOn w:val="Normal"/>
    <w:next w:val="Normal"/>
    <w:link w:val="IntenseQuoteChar"/>
    <w:uiPriority w:val="30"/>
    <w:qFormat/>
    <w:rsid w:val="003C4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3A2"/>
    <w:rPr>
      <w:i/>
      <w:iCs/>
      <w:color w:val="0F4761" w:themeColor="accent1" w:themeShade="BF"/>
    </w:rPr>
  </w:style>
  <w:style w:type="character" w:styleId="IntenseReference">
    <w:name w:val="Intense Reference"/>
    <w:basedOn w:val="DefaultParagraphFont"/>
    <w:uiPriority w:val="32"/>
    <w:qFormat/>
    <w:rsid w:val="003C43A2"/>
    <w:rPr>
      <w:b/>
      <w:bCs/>
      <w:smallCaps/>
      <w:color w:val="0F4761" w:themeColor="accent1" w:themeShade="BF"/>
      <w:spacing w:val="5"/>
    </w:rPr>
  </w:style>
  <w:style w:type="character" w:styleId="LineNumber">
    <w:name w:val="line number"/>
    <w:basedOn w:val="DefaultParagraphFont"/>
    <w:uiPriority w:val="99"/>
    <w:semiHidden/>
    <w:unhideWhenUsed/>
    <w:rsid w:val="003C43A2"/>
  </w:style>
  <w:style w:type="character" w:styleId="Strong">
    <w:name w:val="Strong"/>
    <w:basedOn w:val="DefaultParagraphFont"/>
    <w:uiPriority w:val="22"/>
    <w:qFormat/>
    <w:rsid w:val="003C43A2"/>
    <w:rPr>
      <w:b/>
      <w:bCs/>
    </w:rPr>
  </w:style>
  <w:style w:type="character" w:customStyle="1" w:styleId="pending">
    <w:name w:val="pending"/>
    <w:basedOn w:val="DefaultParagraphFont"/>
    <w:rsid w:val="003C43A2"/>
  </w:style>
  <w:style w:type="paragraph" w:customStyle="1" w:styleId="animating">
    <w:name w:val="animating"/>
    <w:basedOn w:val="Normal"/>
    <w:rsid w:val="003C43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imating1">
    <w:name w:val="animating1"/>
    <w:basedOn w:val="DefaultParagraphFont"/>
    <w:rsid w:val="003C43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1382</Words>
  <Characters>7884</Characters>
  <Application>Microsoft Office Word</Application>
  <DocSecurity>0</DocSecurity>
  <Lines>65</Lines>
  <Paragraphs>18</Paragraphs>
  <ScaleCrop>false</ScaleCrop>
  <Company/>
  <LinksUpToDate>false</LinksUpToDate>
  <CharactersWithSpaces>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Ludy Registre Carmola</dc:creator>
  <cp:keywords/>
  <dc:description/>
  <cp:lastModifiedBy>Ludy Registre Carmola</cp:lastModifiedBy>
  <cp:revision>1</cp:revision>
  <dcterms:created xsi:type="dcterms:W3CDTF">2026-10-28T16:57:00Z</dcterms:created>
  <dcterms:modified xsi:type="dcterms:W3CDTF">2026-10-28T17:06:00Z</dcterms:modified>
</cp:coreProperties>
</file>